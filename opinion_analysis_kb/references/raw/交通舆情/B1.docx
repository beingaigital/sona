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B0D456" w14:textId="77777777" w:rsidR="00E81E14" w:rsidRDefault="00E81E14" w:rsidP="00E81E14">
      <w:pPr>
        <w:pStyle w:val="af0"/>
        <w:ind w:firstLine="0"/>
        <w:rPr>
          <w:rFonts w:ascii="微软雅黑" w:eastAsia="微软雅黑" w:hAnsi="微软雅黑" w:cs="微软雅黑" w:hint="default"/>
        </w:rPr>
      </w:pPr>
      <w:bookmarkStart w:id="0" w:name="_Toc1183484007"/>
      <w:bookmarkStart w:id="1" w:name="_Toc1520292962"/>
      <w:r>
        <w:rPr>
          <w:rFonts w:ascii="微软雅黑" w:eastAsia="微软雅黑" w:hAnsi="微软雅黑" w:cs="微软雅黑"/>
        </w:rPr>
        <w:t>摘 要</w:t>
      </w:r>
      <w:bookmarkEnd w:id="1"/>
    </w:p>
    <w:p w14:paraId="46CE976C" w14:textId="7B88A660" w:rsidR="00E81E14" w:rsidRPr="00E81E14" w:rsidRDefault="00E81E14" w:rsidP="00E81E14">
      <w:pPr>
        <w:pStyle w:val="a8"/>
        <w:shd w:val="clear" w:color="auto" w:fill="FFFFFF"/>
        <w:snapToGrid w:val="0"/>
        <w:spacing w:line="360" w:lineRule="auto"/>
        <w:ind w:firstLineChars="200" w:firstLine="480"/>
        <w:rPr>
          <w:rFonts w:ascii="Times New Roman" w:eastAsia="宋体" w:hAnsi="Times New Roman"/>
          <w:color w:val="111827"/>
        </w:rPr>
      </w:pPr>
      <w:r w:rsidRPr="00E81E14">
        <w:rPr>
          <w:rFonts w:ascii="Times New Roman" w:eastAsia="宋体" w:hAnsi="Times New Roman"/>
          <w:color w:val="111827"/>
        </w:rPr>
        <w:t>2021</w:t>
      </w:r>
      <w:r w:rsidRPr="00E81E14">
        <w:rPr>
          <w:rFonts w:ascii="Times New Roman" w:eastAsia="宋体" w:hAnsi="Times New Roman"/>
          <w:color w:val="111827"/>
        </w:rPr>
        <w:t>年至</w:t>
      </w:r>
      <w:r w:rsidRPr="00E81E14">
        <w:rPr>
          <w:rFonts w:ascii="Times New Roman" w:eastAsia="宋体" w:hAnsi="Times New Roman"/>
          <w:color w:val="111827"/>
        </w:rPr>
        <w:t>2025</w:t>
      </w:r>
      <w:r w:rsidRPr="00E81E14">
        <w:rPr>
          <w:rFonts w:ascii="Times New Roman" w:eastAsia="宋体" w:hAnsi="Times New Roman"/>
          <w:color w:val="111827"/>
        </w:rPr>
        <w:t>年</w:t>
      </w:r>
      <w:del w:id="2" w:author="Su, Linsen" w:date="2025-11-18T14:36:00Z">
        <w:r w:rsidRPr="00E81E14" w:rsidDel="0027211A">
          <w:rPr>
            <w:rFonts w:ascii="Times New Roman" w:eastAsia="宋体" w:hAnsi="Times New Roman"/>
            <w:color w:val="111827"/>
          </w:rPr>
          <w:delText>，</w:delText>
        </w:r>
      </w:del>
      <w:r w:rsidRPr="00E81E14">
        <w:rPr>
          <w:rFonts w:ascii="Times New Roman" w:eastAsia="宋体" w:hAnsi="Times New Roman"/>
          <w:color w:val="111827"/>
        </w:rPr>
        <w:t>是中国《交通强国建设纲要》纵深推进的关键时期。中国交通运输体系在实现</w:t>
      </w:r>
      <w:r w:rsidRPr="00E81E14">
        <w:rPr>
          <w:rFonts w:ascii="Times New Roman" w:eastAsia="宋体" w:hAnsi="Times New Roman"/>
          <w:color w:val="111827"/>
        </w:rPr>
        <w:t>“</w:t>
      </w:r>
      <w:r w:rsidRPr="00E81E14">
        <w:rPr>
          <w:rFonts w:ascii="Times New Roman" w:eastAsia="宋体" w:hAnsi="Times New Roman"/>
          <w:color w:val="111827"/>
        </w:rPr>
        <w:t>规模扩张</w:t>
      </w:r>
      <w:r w:rsidRPr="00E81E14">
        <w:rPr>
          <w:rFonts w:ascii="Times New Roman" w:eastAsia="宋体" w:hAnsi="Times New Roman"/>
          <w:color w:val="111827"/>
        </w:rPr>
        <w:t>”</w:t>
      </w:r>
      <w:r w:rsidRPr="00E81E14">
        <w:rPr>
          <w:rFonts w:ascii="Times New Roman" w:eastAsia="宋体" w:hAnsi="Times New Roman"/>
          <w:color w:val="111827"/>
        </w:rPr>
        <w:t>向</w:t>
      </w:r>
      <w:r w:rsidRPr="00E81E14">
        <w:rPr>
          <w:rFonts w:ascii="Times New Roman" w:eastAsia="宋体" w:hAnsi="Times New Roman"/>
          <w:color w:val="111827"/>
        </w:rPr>
        <w:t>“</w:t>
      </w:r>
      <w:r w:rsidRPr="00E81E14">
        <w:rPr>
          <w:rFonts w:ascii="Times New Roman" w:eastAsia="宋体" w:hAnsi="Times New Roman"/>
          <w:color w:val="111827"/>
        </w:rPr>
        <w:t>质量提升</w:t>
      </w:r>
      <w:r w:rsidRPr="00E81E14">
        <w:rPr>
          <w:rFonts w:ascii="Times New Roman" w:eastAsia="宋体" w:hAnsi="Times New Roman"/>
          <w:color w:val="111827"/>
        </w:rPr>
        <w:t>”</w:t>
      </w:r>
      <w:r w:rsidRPr="00E81E14">
        <w:rPr>
          <w:rFonts w:ascii="Times New Roman" w:eastAsia="宋体" w:hAnsi="Times New Roman"/>
          <w:color w:val="111827"/>
        </w:rPr>
        <w:t>的战略转型中，取得了举世瞩目的成就。然而，伴随基础设施的完善、服务模式的迭代、公众权利意识的觉醒以及新媒体环境的深刻演变，交通舆情生态亦呈现出前所未有的复杂性、联动性与突发性。本报告在此背景下，对交通</w:t>
      </w:r>
      <w:proofErr w:type="gramStart"/>
      <w:r w:rsidRPr="00E81E14">
        <w:rPr>
          <w:rFonts w:ascii="Times New Roman" w:eastAsia="宋体" w:hAnsi="Times New Roman"/>
          <w:color w:val="111827"/>
        </w:rPr>
        <w:t>全领域</w:t>
      </w:r>
      <w:proofErr w:type="gramEnd"/>
      <w:r w:rsidRPr="00E81E14">
        <w:rPr>
          <w:rFonts w:ascii="Times New Roman" w:eastAsia="宋体" w:hAnsi="Times New Roman"/>
          <w:color w:val="111827"/>
        </w:rPr>
        <w:t>进行了系统性梳理与</w:t>
      </w:r>
      <w:proofErr w:type="gramStart"/>
      <w:r w:rsidRPr="00E81E14">
        <w:rPr>
          <w:rFonts w:ascii="Times New Roman" w:eastAsia="宋体" w:hAnsi="Times New Roman"/>
          <w:color w:val="111827"/>
        </w:rPr>
        <w:t>研</w:t>
      </w:r>
      <w:proofErr w:type="gramEnd"/>
      <w:r w:rsidRPr="00E81E14">
        <w:rPr>
          <w:rFonts w:ascii="Times New Roman" w:eastAsia="宋体" w:hAnsi="Times New Roman"/>
          <w:color w:val="111827"/>
        </w:rPr>
        <w:t>判。</w:t>
      </w:r>
    </w:p>
    <w:p w14:paraId="7E93DC34" w14:textId="0A34B8BE" w:rsidR="00E81E14" w:rsidRPr="00E81E14" w:rsidRDefault="00E81E14" w:rsidP="00E81E14">
      <w:pPr>
        <w:pStyle w:val="a8"/>
        <w:shd w:val="clear" w:color="auto" w:fill="FFFFFF"/>
        <w:snapToGrid w:val="0"/>
        <w:spacing w:line="360" w:lineRule="auto"/>
        <w:ind w:firstLineChars="200" w:firstLine="480"/>
        <w:rPr>
          <w:rFonts w:ascii="Times New Roman" w:eastAsia="宋体" w:hAnsi="Times New Roman"/>
          <w:color w:val="111827"/>
        </w:rPr>
      </w:pPr>
      <w:r w:rsidRPr="00E81E14">
        <w:rPr>
          <w:rFonts w:ascii="Times New Roman" w:eastAsia="宋体" w:hAnsi="Times New Roman"/>
          <w:color w:val="111827"/>
        </w:rPr>
        <w:t>从宏观视角出发，本报告指出，交通事故仍是舆情的基础性问题，但公众对管理服务、规则公平等</w:t>
      </w:r>
      <w:r w:rsidRPr="00E81E14">
        <w:rPr>
          <w:rFonts w:ascii="Times New Roman" w:eastAsia="宋体" w:hAnsi="Times New Roman"/>
          <w:color w:val="111827"/>
        </w:rPr>
        <w:t>“</w:t>
      </w:r>
      <w:r w:rsidRPr="00E81E14">
        <w:rPr>
          <w:rFonts w:ascii="Times New Roman" w:eastAsia="宋体" w:hAnsi="Times New Roman"/>
          <w:color w:val="111827"/>
        </w:rPr>
        <w:t>微治理</w:t>
      </w:r>
      <w:r w:rsidRPr="00E81E14">
        <w:rPr>
          <w:rFonts w:ascii="Times New Roman" w:eastAsia="宋体" w:hAnsi="Times New Roman"/>
          <w:color w:val="111827"/>
        </w:rPr>
        <w:t>”</w:t>
      </w:r>
      <w:r w:rsidRPr="00E81E14">
        <w:rPr>
          <w:rFonts w:ascii="Times New Roman" w:eastAsia="宋体" w:hAnsi="Times New Roman"/>
          <w:color w:val="111827"/>
        </w:rPr>
        <w:t>类议题的关切正以前所未有的速度上升。交通舆情已非孤立事件，相当比例的事件因处置不当而诱发跨行业、跨领域的次生舆情。报告验证了</w:t>
      </w:r>
      <w:r w:rsidRPr="00E81E14">
        <w:rPr>
          <w:rFonts w:ascii="Times New Roman" w:eastAsia="宋体" w:hAnsi="Times New Roman"/>
          <w:color w:val="111827"/>
        </w:rPr>
        <w:t>“</w:t>
      </w:r>
      <w:r w:rsidRPr="00E81E14">
        <w:rPr>
          <w:rFonts w:ascii="Times New Roman" w:eastAsia="宋体" w:hAnsi="Times New Roman"/>
          <w:color w:val="111827"/>
        </w:rPr>
        <w:t>黄金</w:t>
      </w:r>
      <w:r w:rsidRPr="00E81E14">
        <w:rPr>
          <w:rFonts w:ascii="Times New Roman" w:eastAsia="宋体" w:hAnsi="Times New Roman"/>
          <w:color w:val="111827"/>
        </w:rPr>
        <w:t>2</w:t>
      </w:r>
      <w:r w:rsidRPr="00E81E14">
        <w:rPr>
          <w:rFonts w:ascii="Times New Roman" w:eastAsia="宋体" w:hAnsi="Times New Roman"/>
          <w:color w:val="111827"/>
        </w:rPr>
        <w:t>小时</w:t>
      </w:r>
      <w:r w:rsidRPr="00E81E14">
        <w:rPr>
          <w:rFonts w:ascii="Times New Roman" w:eastAsia="宋体" w:hAnsi="Times New Roman"/>
          <w:color w:val="111827"/>
        </w:rPr>
        <w:t>”</w:t>
      </w:r>
      <w:r w:rsidRPr="00E81E14">
        <w:rPr>
          <w:rFonts w:ascii="Times New Roman" w:eastAsia="宋体" w:hAnsi="Times New Roman"/>
          <w:color w:val="111827"/>
        </w:rPr>
        <w:t>的有效性，但</w:t>
      </w:r>
      <w:del w:id="3" w:author="Su, Linsen" w:date="2025-11-18T14:37:00Z">
        <w:r w:rsidRPr="00E81E14" w:rsidDel="0027211A">
          <w:rPr>
            <w:rFonts w:ascii="Times New Roman" w:eastAsia="宋体" w:hAnsi="Times New Roman"/>
            <w:color w:val="111827"/>
          </w:rPr>
          <w:delText>也尖锐地指出，</w:delText>
        </w:r>
      </w:del>
      <w:r w:rsidRPr="00E81E14">
        <w:rPr>
          <w:rFonts w:ascii="Times New Roman" w:eastAsia="宋体" w:hAnsi="Times New Roman"/>
          <w:color w:val="111827"/>
        </w:rPr>
        <w:t>当前交通系统的危机应对普遍存在</w:t>
      </w:r>
      <w:r w:rsidRPr="00E81E14">
        <w:rPr>
          <w:rFonts w:ascii="Times New Roman" w:eastAsia="宋体" w:hAnsi="Times New Roman"/>
          <w:color w:val="111827"/>
        </w:rPr>
        <w:t>“</w:t>
      </w:r>
      <w:r w:rsidRPr="00E81E14">
        <w:rPr>
          <w:rFonts w:ascii="Times New Roman" w:eastAsia="宋体" w:hAnsi="Times New Roman"/>
          <w:color w:val="111827"/>
        </w:rPr>
        <w:t>重事实澄清、轻价值沟通</w:t>
      </w:r>
      <w:r w:rsidRPr="00E81E14">
        <w:rPr>
          <w:rFonts w:ascii="Times New Roman" w:eastAsia="宋体" w:hAnsi="Times New Roman"/>
          <w:color w:val="111827"/>
        </w:rPr>
        <w:t>”</w:t>
      </w:r>
      <w:r w:rsidRPr="00E81E14">
        <w:rPr>
          <w:rFonts w:ascii="Times New Roman" w:eastAsia="宋体" w:hAnsi="Times New Roman"/>
          <w:color w:val="111827"/>
        </w:rPr>
        <w:t>的短板。这种</w:t>
      </w:r>
      <w:r w:rsidRPr="00E81E14">
        <w:rPr>
          <w:rFonts w:ascii="Times New Roman" w:eastAsia="宋体" w:hAnsi="Times New Roman"/>
          <w:color w:val="111827"/>
        </w:rPr>
        <w:t>“</w:t>
      </w:r>
      <w:r w:rsidRPr="00E81E14">
        <w:rPr>
          <w:rFonts w:ascii="Times New Roman" w:eastAsia="宋体" w:hAnsi="Times New Roman"/>
          <w:color w:val="111827"/>
        </w:rPr>
        <w:t>事理有余、情理不足</w:t>
      </w:r>
      <w:r w:rsidRPr="00E81E14">
        <w:rPr>
          <w:rFonts w:ascii="Times New Roman" w:eastAsia="宋体" w:hAnsi="Times New Roman"/>
          <w:color w:val="111827"/>
        </w:rPr>
        <w:t>”</w:t>
      </w:r>
      <w:r w:rsidRPr="00E81E14">
        <w:rPr>
          <w:rFonts w:ascii="Times New Roman" w:eastAsia="宋体" w:hAnsi="Times New Roman"/>
          <w:color w:val="111827"/>
        </w:rPr>
        <w:t>的模式，特别是</w:t>
      </w:r>
      <w:r w:rsidRPr="00E81E14">
        <w:rPr>
          <w:rFonts w:ascii="Times New Roman" w:eastAsia="宋体" w:hAnsi="Times New Roman"/>
          <w:color w:val="111827"/>
        </w:rPr>
        <w:t>“</w:t>
      </w:r>
      <w:r w:rsidRPr="00E81E14">
        <w:rPr>
          <w:rFonts w:ascii="Times New Roman" w:eastAsia="宋体" w:hAnsi="Times New Roman"/>
          <w:color w:val="111827"/>
        </w:rPr>
        <w:t>定责模糊度</w:t>
      </w:r>
      <w:r w:rsidRPr="00E81E14">
        <w:rPr>
          <w:rFonts w:ascii="Times New Roman" w:eastAsia="宋体" w:hAnsi="Times New Roman"/>
          <w:color w:val="111827"/>
        </w:rPr>
        <w:t>”</w:t>
      </w:r>
      <w:r w:rsidRPr="00E81E14">
        <w:rPr>
          <w:rFonts w:ascii="Times New Roman" w:eastAsia="宋体" w:hAnsi="Times New Roman"/>
          <w:color w:val="111827"/>
        </w:rPr>
        <w:t>和</w:t>
      </w:r>
      <w:r w:rsidRPr="00E81E14">
        <w:rPr>
          <w:rFonts w:ascii="Times New Roman" w:eastAsia="宋体" w:hAnsi="Times New Roman"/>
          <w:color w:val="111827"/>
        </w:rPr>
        <w:t>“</w:t>
      </w:r>
      <w:r w:rsidRPr="00E81E14">
        <w:rPr>
          <w:rFonts w:ascii="Times New Roman" w:eastAsia="宋体" w:hAnsi="Times New Roman"/>
          <w:color w:val="111827"/>
        </w:rPr>
        <w:t>情感表达缺失</w:t>
      </w:r>
      <w:r w:rsidRPr="00E81E14">
        <w:rPr>
          <w:rFonts w:ascii="Times New Roman" w:eastAsia="宋体" w:hAnsi="Times New Roman"/>
          <w:color w:val="111827"/>
        </w:rPr>
        <w:t>”</w:t>
      </w:r>
      <w:r w:rsidRPr="00E81E14">
        <w:rPr>
          <w:rFonts w:ascii="Times New Roman" w:eastAsia="宋体" w:hAnsi="Times New Roman"/>
          <w:color w:val="111827"/>
        </w:rPr>
        <w:t>，是导致处置失效、舆情升级的核心因素。</w:t>
      </w:r>
    </w:p>
    <w:p w14:paraId="0973AC28" w14:textId="77777777" w:rsidR="00E81E14" w:rsidRPr="00E81E14" w:rsidRDefault="00E81E14" w:rsidP="00E81E14">
      <w:pPr>
        <w:pStyle w:val="a8"/>
        <w:shd w:val="clear" w:color="auto" w:fill="FFFFFF"/>
        <w:snapToGrid w:val="0"/>
        <w:spacing w:line="360" w:lineRule="auto"/>
        <w:ind w:firstLineChars="200" w:firstLine="480"/>
        <w:rPr>
          <w:rFonts w:ascii="Times New Roman" w:eastAsia="宋体" w:hAnsi="Times New Roman"/>
          <w:color w:val="111827"/>
        </w:rPr>
      </w:pPr>
      <w:r w:rsidRPr="00E81E14">
        <w:rPr>
          <w:rFonts w:ascii="Times New Roman" w:eastAsia="宋体" w:hAnsi="Times New Roman"/>
          <w:color w:val="111827"/>
        </w:rPr>
        <w:t>本报告深入剖析了六大核心交通领域的具体舆情特征。铁路与航空领域的舆情焦点发生了显著转移，已从传统的重大安全转向</w:t>
      </w:r>
      <w:r w:rsidRPr="00E81E14">
        <w:rPr>
          <w:rFonts w:ascii="Times New Roman" w:eastAsia="宋体" w:hAnsi="Times New Roman"/>
          <w:color w:val="111827"/>
        </w:rPr>
        <w:t>“</w:t>
      </w:r>
      <w:r w:rsidRPr="00E81E14">
        <w:rPr>
          <w:rFonts w:ascii="Times New Roman" w:eastAsia="宋体" w:hAnsi="Times New Roman"/>
          <w:color w:val="111827"/>
        </w:rPr>
        <w:t>管理服务</w:t>
      </w:r>
      <w:r w:rsidRPr="00E81E14">
        <w:rPr>
          <w:rFonts w:ascii="Times New Roman" w:eastAsia="宋体" w:hAnsi="Times New Roman"/>
          <w:color w:val="111827"/>
        </w:rPr>
        <w:t>”</w:t>
      </w:r>
      <w:r w:rsidRPr="00E81E14">
        <w:rPr>
          <w:rFonts w:ascii="Times New Roman" w:eastAsia="宋体" w:hAnsi="Times New Roman"/>
          <w:color w:val="111827"/>
        </w:rPr>
        <w:t>和</w:t>
      </w:r>
      <w:r w:rsidRPr="00E81E14">
        <w:rPr>
          <w:rFonts w:ascii="Times New Roman" w:eastAsia="宋体" w:hAnsi="Times New Roman"/>
          <w:color w:val="111827"/>
        </w:rPr>
        <w:t>“</w:t>
      </w:r>
      <w:r w:rsidRPr="00E81E14">
        <w:rPr>
          <w:rFonts w:ascii="Times New Roman" w:eastAsia="宋体" w:hAnsi="Times New Roman"/>
          <w:color w:val="111827"/>
        </w:rPr>
        <w:t>乘客不文明行为</w:t>
      </w:r>
      <w:r w:rsidRPr="00E81E14">
        <w:rPr>
          <w:rFonts w:ascii="Times New Roman" w:eastAsia="宋体" w:hAnsi="Times New Roman"/>
          <w:color w:val="111827"/>
        </w:rPr>
        <w:t>”</w:t>
      </w:r>
      <w:r w:rsidRPr="00E81E14">
        <w:rPr>
          <w:rFonts w:ascii="Times New Roman" w:eastAsia="宋体" w:hAnsi="Times New Roman"/>
          <w:color w:val="111827"/>
        </w:rPr>
        <w:t>。铁路舆情呈现</w:t>
      </w:r>
      <w:r w:rsidRPr="00E81E14">
        <w:rPr>
          <w:rFonts w:ascii="Times New Roman" w:eastAsia="宋体" w:hAnsi="Times New Roman"/>
          <w:color w:val="111827"/>
        </w:rPr>
        <w:t>“</w:t>
      </w:r>
      <w:r w:rsidRPr="00E81E14">
        <w:rPr>
          <w:rFonts w:ascii="Times New Roman" w:eastAsia="宋体" w:hAnsi="Times New Roman"/>
          <w:color w:val="111827"/>
        </w:rPr>
        <w:t>规模膨胀、议题极化、情绪社会化</w:t>
      </w:r>
      <w:r w:rsidRPr="00E81E14">
        <w:rPr>
          <w:rFonts w:ascii="Times New Roman" w:eastAsia="宋体" w:hAnsi="Times New Roman"/>
          <w:color w:val="111827"/>
        </w:rPr>
        <w:t>”</w:t>
      </w:r>
      <w:r w:rsidRPr="00E81E14">
        <w:rPr>
          <w:rFonts w:ascii="Times New Roman" w:eastAsia="宋体" w:hAnsi="Times New Roman"/>
          <w:color w:val="111827"/>
        </w:rPr>
        <w:t>的路径，在客流高峰期呈</w:t>
      </w:r>
      <w:r w:rsidRPr="00E81E14">
        <w:rPr>
          <w:rFonts w:ascii="Times New Roman" w:eastAsia="宋体" w:hAnsi="Times New Roman"/>
          <w:color w:val="111827"/>
        </w:rPr>
        <w:t>“</w:t>
      </w:r>
      <w:r w:rsidRPr="00E81E14">
        <w:rPr>
          <w:rFonts w:ascii="Times New Roman" w:eastAsia="宋体" w:hAnsi="Times New Roman"/>
          <w:color w:val="111827"/>
        </w:rPr>
        <w:t>脉冲式</w:t>
      </w:r>
      <w:r w:rsidRPr="00E81E14">
        <w:rPr>
          <w:rFonts w:ascii="Times New Roman" w:eastAsia="宋体" w:hAnsi="Times New Roman"/>
          <w:color w:val="111827"/>
        </w:rPr>
        <w:t>”</w:t>
      </w:r>
      <w:r w:rsidRPr="00E81E14">
        <w:rPr>
          <w:rFonts w:ascii="Times New Roman" w:eastAsia="宋体" w:hAnsi="Times New Roman"/>
          <w:color w:val="111827"/>
        </w:rPr>
        <w:t>爆发，议题易沿着</w:t>
      </w:r>
      <w:r w:rsidRPr="00E81E14">
        <w:rPr>
          <w:rFonts w:ascii="Times New Roman" w:eastAsia="宋体" w:hAnsi="Times New Roman"/>
          <w:color w:val="111827"/>
        </w:rPr>
        <w:t>“</w:t>
      </w:r>
      <w:r w:rsidRPr="00E81E14">
        <w:rPr>
          <w:rFonts w:ascii="Times New Roman" w:eastAsia="宋体" w:hAnsi="Times New Roman"/>
          <w:color w:val="111827"/>
        </w:rPr>
        <w:t>素质</w:t>
      </w:r>
      <w:r w:rsidRPr="00E81E14">
        <w:rPr>
          <w:rFonts w:ascii="Times New Roman" w:eastAsia="宋体" w:hAnsi="Times New Roman"/>
          <w:color w:val="111827"/>
        </w:rPr>
        <w:t>—</w:t>
      </w:r>
      <w:r w:rsidRPr="00E81E14">
        <w:rPr>
          <w:rFonts w:ascii="Times New Roman" w:eastAsia="宋体" w:hAnsi="Times New Roman"/>
          <w:color w:val="111827"/>
        </w:rPr>
        <w:t>技术</w:t>
      </w:r>
      <w:r w:rsidRPr="00E81E14">
        <w:rPr>
          <w:rFonts w:ascii="Times New Roman" w:eastAsia="宋体" w:hAnsi="Times New Roman"/>
          <w:color w:val="111827"/>
        </w:rPr>
        <w:t>—</w:t>
      </w:r>
      <w:r w:rsidRPr="00E81E14">
        <w:rPr>
          <w:rFonts w:ascii="Times New Roman" w:eastAsia="宋体" w:hAnsi="Times New Roman"/>
          <w:color w:val="111827"/>
        </w:rPr>
        <w:t>赔偿</w:t>
      </w:r>
      <w:r w:rsidRPr="00E81E14">
        <w:rPr>
          <w:rFonts w:ascii="Times New Roman" w:eastAsia="宋体" w:hAnsi="Times New Roman"/>
          <w:color w:val="111827"/>
        </w:rPr>
        <w:t>”</w:t>
      </w:r>
      <w:r w:rsidRPr="00E81E14">
        <w:rPr>
          <w:rFonts w:ascii="Times New Roman" w:eastAsia="宋体" w:hAnsi="Times New Roman"/>
          <w:color w:val="111827"/>
        </w:rPr>
        <w:t>的链条外溢</w:t>
      </w:r>
      <w:proofErr w:type="gramStart"/>
      <w:r w:rsidRPr="00E81E14">
        <w:rPr>
          <w:rFonts w:ascii="Times New Roman" w:eastAsia="宋体" w:hAnsi="Times New Roman"/>
          <w:color w:val="111827"/>
        </w:rPr>
        <w:t>至制度</w:t>
      </w:r>
      <w:proofErr w:type="gramEnd"/>
      <w:r w:rsidRPr="00E81E14">
        <w:rPr>
          <w:rFonts w:ascii="Times New Roman" w:eastAsia="宋体" w:hAnsi="Times New Roman"/>
          <w:color w:val="111827"/>
        </w:rPr>
        <w:t>信任层面。航空舆情则呈</w:t>
      </w:r>
      <w:r w:rsidRPr="00E81E14">
        <w:rPr>
          <w:rFonts w:ascii="Times New Roman" w:eastAsia="宋体" w:hAnsi="Times New Roman"/>
          <w:color w:val="111827"/>
        </w:rPr>
        <w:t>“</w:t>
      </w:r>
      <w:r w:rsidRPr="00E81E14">
        <w:rPr>
          <w:rFonts w:ascii="Times New Roman" w:eastAsia="宋体" w:hAnsi="Times New Roman"/>
          <w:color w:val="111827"/>
        </w:rPr>
        <w:t>短平快</w:t>
      </w:r>
      <w:r w:rsidRPr="00E81E14">
        <w:rPr>
          <w:rFonts w:ascii="Times New Roman" w:eastAsia="宋体" w:hAnsi="Times New Roman"/>
          <w:color w:val="111827"/>
        </w:rPr>
        <w:t>”</w:t>
      </w:r>
      <w:r w:rsidRPr="00E81E14">
        <w:rPr>
          <w:rFonts w:ascii="Times New Roman" w:eastAsia="宋体" w:hAnsi="Times New Roman"/>
          <w:color w:val="111827"/>
        </w:rPr>
        <w:t>特征，但重大事故仍有长尾效应。城市交通作为社会矛盾的集中体现，其</w:t>
      </w:r>
      <w:r w:rsidRPr="00E81E14">
        <w:rPr>
          <w:rFonts w:ascii="Times New Roman" w:eastAsia="宋体" w:hAnsi="Times New Roman"/>
          <w:color w:val="111827"/>
        </w:rPr>
        <w:t>“</w:t>
      </w:r>
      <w:r w:rsidRPr="00E81E14">
        <w:rPr>
          <w:rFonts w:ascii="Times New Roman" w:eastAsia="宋体" w:hAnsi="Times New Roman"/>
          <w:color w:val="111827"/>
        </w:rPr>
        <w:t>交通事故</w:t>
      </w:r>
      <w:r w:rsidRPr="00E81E14">
        <w:rPr>
          <w:rFonts w:ascii="Times New Roman" w:eastAsia="宋体" w:hAnsi="Times New Roman"/>
          <w:color w:val="111827"/>
        </w:rPr>
        <w:t>”</w:t>
      </w:r>
      <w:r w:rsidRPr="00E81E14">
        <w:rPr>
          <w:rFonts w:ascii="Times New Roman" w:eastAsia="宋体" w:hAnsi="Times New Roman"/>
          <w:color w:val="111827"/>
        </w:rPr>
        <w:t>和</w:t>
      </w:r>
      <w:r w:rsidRPr="00E81E14">
        <w:rPr>
          <w:rFonts w:ascii="Times New Roman" w:eastAsia="宋体" w:hAnsi="Times New Roman"/>
          <w:color w:val="111827"/>
        </w:rPr>
        <w:t>“</w:t>
      </w:r>
      <w:r w:rsidRPr="00E81E14">
        <w:rPr>
          <w:rFonts w:ascii="Times New Roman" w:eastAsia="宋体" w:hAnsi="Times New Roman"/>
          <w:color w:val="111827"/>
        </w:rPr>
        <w:t>不文明行为</w:t>
      </w:r>
      <w:r w:rsidRPr="00E81E14">
        <w:rPr>
          <w:rFonts w:ascii="Times New Roman" w:eastAsia="宋体" w:hAnsi="Times New Roman"/>
          <w:color w:val="111827"/>
        </w:rPr>
        <w:t>”</w:t>
      </w:r>
      <w:r w:rsidRPr="00E81E14">
        <w:rPr>
          <w:rFonts w:ascii="Times New Roman" w:eastAsia="宋体" w:hAnsi="Times New Roman"/>
          <w:color w:val="111827"/>
        </w:rPr>
        <w:t>极易</w:t>
      </w:r>
      <w:r w:rsidRPr="00E81E14">
        <w:rPr>
          <w:rFonts w:ascii="Times New Roman" w:eastAsia="宋体" w:hAnsi="Times New Roman"/>
          <w:color w:val="111827"/>
        </w:rPr>
        <w:t>“</w:t>
      </w:r>
      <w:r w:rsidRPr="00E81E14">
        <w:rPr>
          <w:rFonts w:ascii="Times New Roman" w:eastAsia="宋体" w:hAnsi="Times New Roman"/>
          <w:color w:val="111827"/>
        </w:rPr>
        <w:t>破圈</w:t>
      </w:r>
      <w:r w:rsidRPr="00E81E14">
        <w:rPr>
          <w:rFonts w:ascii="Times New Roman" w:eastAsia="宋体" w:hAnsi="Times New Roman"/>
          <w:color w:val="111827"/>
        </w:rPr>
        <w:t>”</w:t>
      </w:r>
      <w:r w:rsidRPr="00E81E14">
        <w:rPr>
          <w:rFonts w:ascii="Times New Roman" w:eastAsia="宋体" w:hAnsi="Times New Roman"/>
          <w:color w:val="111827"/>
        </w:rPr>
        <w:t>，迅速延伸为性别对立、过度执法等社会议题。与此不同，公路和水路领域的焦点仍高度集中于</w:t>
      </w:r>
      <w:r w:rsidRPr="00E81E14">
        <w:rPr>
          <w:rFonts w:ascii="Times New Roman" w:eastAsia="宋体" w:hAnsi="Times New Roman"/>
          <w:color w:val="111827"/>
        </w:rPr>
        <w:t>“</w:t>
      </w:r>
      <w:r w:rsidRPr="00E81E14">
        <w:rPr>
          <w:rFonts w:ascii="Times New Roman" w:eastAsia="宋体" w:hAnsi="Times New Roman"/>
          <w:color w:val="111827"/>
        </w:rPr>
        <w:t>交通事故</w:t>
      </w:r>
      <w:r w:rsidRPr="00E81E14">
        <w:rPr>
          <w:rFonts w:ascii="Times New Roman" w:eastAsia="宋体" w:hAnsi="Times New Roman"/>
          <w:color w:val="111827"/>
        </w:rPr>
        <w:t>”</w:t>
      </w:r>
      <w:r w:rsidRPr="00E81E14">
        <w:rPr>
          <w:rFonts w:ascii="Times New Roman" w:eastAsia="宋体" w:hAnsi="Times New Roman"/>
          <w:color w:val="111827"/>
        </w:rPr>
        <w:t>和</w:t>
      </w:r>
      <w:r w:rsidRPr="00E81E14">
        <w:rPr>
          <w:rFonts w:ascii="Times New Roman" w:eastAsia="宋体" w:hAnsi="Times New Roman"/>
          <w:color w:val="111827"/>
        </w:rPr>
        <w:t>“</w:t>
      </w:r>
      <w:r w:rsidRPr="00E81E14">
        <w:rPr>
          <w:rFonts w:ascii="Times New Roman" w:eastAsia="宋体" w:hAnsi="Times New Roman"/>
          <w:color w:val="111827"/>
        </w:rPr>
        <w:t>安全生产</w:t>
      </w:r>
      <w:r w:rsidRPr="00E81E14">
        <w:rPr>
          <w:rFonts w:ascii="Times New Roman" w:eastAsia="宋体" w:hAnsi="Times New Roman"/>
          <w:color w:val="111827"/>
        </w:rPr>
        <w:t>”</w:t>
      </w:r>
      <w:r w:rsidRPr="00E81E14">
        <w:rPr>
          <w:rFonts w:ascii="Times New Roman" w:eastAsia="宋体" w:hAnsi="Times New Roman"/>
          <w:color w:val="111827"/>
        </w:rPr>
        <w:t>，但水路舆情的次生舆情发生率极高，而公路议题则相对聚焦。物流领域的图景则完全不同，其核心议题并非运输安全，而是</w:t>
      </w:r>
      <w:r w:rsidRPr="00E81E14">
        <w:rPr>
          <w:rFonts w:ascii="Times New Roman" w:eastAsia="宋体" w:hAnsi="Times New Roman"/>
          <w:color w:val="111827"/>
        </w:rPr>
        <w:t>“</w:t>
      </w:r>
      <w:r w:rsidRPr="00E81E14">
        <w:rPr>
          <w:rFonts w:ascii="Times New Roman" w:eastAsia="宋体" w:hAnsi="Times New Roman"/>
          <w:color w:val="111827"/>
        </w:rPr>
        <w:t>公共事件</w:t>
      </w:r>
      <w:r w:rsidRPr="00E81E14">
        <w:rPr>
          <w:rFonts w:ascii="Times New Roman" w:eastAsia="宋体" w:hAnsi="Times New Roman"/>
          <w:color w:val="111827"/>
        </w:rPr>
        <w:t>”</w:t>
      </w:r>
      <w:r w:rsidRPr="00E81E14">
        <w:rPr>
          <w:rFonts w:ascii="Times New Roman" w:eastAsia="宋体" w:hAnsi="Times New Roman"/>
          <w:color w:val="111827"/>
        </w:rPr>
        <w:t>（如企业行为、行业规则）和</w:t>
      </w:r>
      <w:r w:rsidRPr="00E81E14">
        <w:rPr>
          <w:rFonts w:ascii="Times New Roman" w:eastAsia="宋体" w:hAnsi="Times New Roman"/>
          <w:color w:val="111827"/>
        </w:rPr>
        <w:t>“</w:t>
      </w:r>
      <w:r w:rsidRPr="00E81E14">
        <w:rPr>
          <w:rFonts w:ascii="Times New Roman" w:eastAsia="宋体" w:hAnsi="Times New Roman"/>
          <w:color w:val="111827"/>
        </w:rPr>
        <w:t>丢件</w:t>
      </w:r>
      <w:r w:rsidRPr="00E81E14">
        <w:rPr>
          <w:rFonts w:ascii="Times New Roman" w:eastAsia="宋体" w:hAnsi="Times New Roman"/>
          <w:color w:val="111827"/>
        </w:rPr>
        <w:t>/</w:t>
      </w:r>
      <w:r w:rsidRPr="00E81E14">
        <w:rPr>
          <w:rFonts w:ascii="Times New Roman" w:eastAsia="宋体" w:hAnsi="Times New Roman"/>
          <w:color w:val="111827"/>
        </w:rPr>
        <w:t>损坏</w:t>
      </w:r>
      <w:r w:rsidRPr="00E81E14">
        <w:rPr>
          <w:rFonts w:ascii="Times New Roman" w:eastAsia="宋体" w:hAnsi="Times New Roman"/>
          <w:color w:val="111827"/>
        </w:rPr>
        <w:t>”</w:t>
      </w:r>
      <w:r w:rsidRPr="00E81E14">
        <w:rPr>
          <w:rFonts w:ascii="Times New Roman" w:eastAsia="宋体" w:hAnsi="Times New Roman"/>
          <w:color w:val="111827"/>
        </w:rPr>
        <w:t>，反映了公众对行业治理和消费者权益的关切，但该领域官方回应率在六大行业中最低。</w:t>
      </w:r>
    </w:p>
    <w:p w14:paraId="35A03859" w14:textId="77777777" w:rsidR="00E81E14" w:rsidRPr="00E81E14" w:rsidRDefault="00E81E14" w:rsidP="00E81E14">
      <w:pPr>
        <w:pStyle w:val="a8"/>
        <w:shd w:val="clear" w:color="auto" w:fill="FFFFFF"/>
        <w:snapToGrid w:val="0"/>
        <w:spacing w:line="360" w:lineRule="auto"/>
        <w:ind w:firstLineChars="200" w:firstLine="480"/>
        <w:rPr>
          <w:rFonts w:ascii="Times New Roman" w:eastAsia="宋体" w:hAnsi="Times New Roman"/>
          <w:color w:val="111827"/>
        </w:rPr>
      </w:pPr>
      <w:r w:rsidRPr="00E81E14">
        <w:rPr>
          <w:rFonts w:ascii="Times New Roman" w:eastAsia="宋体" w:hAnsi="Times New Roman"/>
          <w:color w:val="111827"/>
        </w:rPr>
        <w:t>在厘清六大领域现状的基础上，报告进一步探讨了交通系统的内部传播机</w:t>
      </w:r>
      <w:r w:rsidRPr="00E81E14">
        <w:rPr>
          <w:rFonts w:ascii="Times New Roman" w:eastAsia="宋体" w:hAnsi="Times New Roman"/>
          <w:color w:val="111827"/>
        </w:rPr>
        <w:lastRenderedPageBreak/>
        <w:t>制。在政策传播方面，报告引入</w:t>
      </w:r>
      <w:r w:rsidRPr="00E81E14">
        <w:rPr>
          <w:rFonts w:ascii="Times New Roman" w:eastAsia="宋体" w:hAnsi="Times New Roman"/>
          <w:color w:val="111827"/>
        </w:rPr>
        <w:t>“</w:t>
      </w:r>
      <w:r w:rsidRPr="00E81E14">
        <w:rPr>
          <w:rFonts w:ascii="Times New Roman" w:eastAsia="宋体" w:hAnsi="Times New Roman"/>
          <w:color w:val="111827"/>
        </w:rPr>
        <w:t>知识漏斗</w:t>
      </w:r>
      <w:r w:rsidRPr="00E81E14">
        <w:rPr>
          <w:rFonts w:ascii="Times New Roman" w:eastAsia="宋体" w:hAnsi="Times New Roman"/>
          <w:color w:val="111827"/>
        </w:rPr>
        <w:t>”</w:t>
      </w:r>
      <w:r w:rsidRPr="00E81E14">
        <w:rPr>
          <w:rFonts w:ascii="Times New Roman" w:eastAsia="宋体" w:hAnsi="Times New Roman"/>
          <w:color w:val="111827"/>
        </w:rPr>
        <w:t>理论，以</w:t>
      </w:r>
      <w:r w:rsidRPr="00E81E14">
        <w:rPr>
          <w:rFonts w:ascii="Times New Roman" w:eastAsia="宋体" w:hAnsi="Times New Roman"/>
          <w:color w:val="111827"/>
        </w:rPr>
        <w:t>“</w:t>
      </w:r>
      <w:r w:rsidRPr="00E81E14">
        <w:rPr>
          <w:rFonts w:ascii="Times New Roman" w:eastAsia="宋体" w:hAnsi="Times New Roman"/>
          <w:color w:val="111827"/>
        </w:rPr>
        <w:t>高速免费政策</w:t>
      </w:r>
      <w:r w:rsidRPr="00E81E14">
        <w:rPr>
          <w:rFonts w:ascii="Times New Roman" w:eastAsia="宋体" w:hAnsi="Times New Roman"/>
          <w:color w:val="111827"/>
        </w:rPr>
        <w:t>”</w:t>
      </w:r>
      <w:r w:rsidRPr="00E81E14">
        <w:rPr>
          <w:rFonts w:ascii="Times New Roman" w:eastAsia="宋体" w:hAnsi="Times New Roman"/>
          <w:color w:val="111827"/>
        </w:rPr>
        <w:t>为例，复盘了</w:t>
      </w:r>
      <w:r w:rsidRPr="00E81E14">
        <w:rPr>
          <w:rFonts w:ascii="Times New Roman" w:eastAsia="宋体" w:hAnsi="Times New Roman"/>
          <w:color w:val="111827"/>
        </w:rPr>
        <w:t>“</w:t>
      </w:r>
      <w:r w:rsidRPr="00E81E14">
        <w:rPr>
          <w:rFonts w:ascii="Times New Roman" w:eastAsia="宋体" w:hAnsi="Times New Roman"/>
          <w:color w:val="111827"/>
        </w:rPr>
        <w:t>人大代表建议</w:t>
      </w:r>
      <w:r w:rsidRPr="00E81E14">
        <w:rPr>
          <w:rFonts w:ascii="Times New Roman" w:eastAsia="宋体" w:hAnsi="Times New Roman"/>
          <w:color w:val="111827"/>
        </w:rPr>
        <w:t>”</w:t>
      </w:r>
      <w:r w:rsidRPr="00E81E14">
        <w:rPr>
          <w:rFonts w:ascii="Times New Roman" w:eastAsia="宋体" w:hAnsi="Times New Roman"/>
          <w:color w:val="111827"/>
        </w:rPr>
        <w:t>如何在自媒体和算法转译中，被曲解放大为</w:t>
      </w:r>
      <w:r w:rsidRPr="00E81E14">
        <w:rPr>
          <w:rFonts w:ascii="Times New Roman" w:eastAsia="宋体" w:hAnsi="Times New Roman"/>
          <w:color w:val="111827"/>
        </w:rPr>
        <w:t>“</w:t>
      </w:r>
      <w:r w:rsidRPr="00E81E14">
        <w:rPr>
          <w:rFonts w:ascii="Times New Roman" w:eastAsia="宋体" w:hAnsi="Times New Roman"/>
          <w:color w:val="111827"/>
        </w:rPr>
        <w:t>每车免费</w:t>
      </w:r>
      <w:r w:rsidRPr="00E81E14">
        <w:rPr>
          <w:rFonts w:ascii="Times New Roman" w:eastAsia="宋体" w:hAnsi="Times New Roman"/>
          <w:color w:val="111827"/>
        </w:rPr>
        <w:t>5000</w:t>
      </w:r>
      <w:r w:rsidRPr="00E81E14">
        <w:rPr>
          <w:rFonts w:ascii="Times New Roman" w:eastAsia="宋体" w:hAnsi="Times New Roman"/>
          <w:color w:val="111827"/>
        </w:rPr>
        <w:t>公里</w:t>
      </w:r>
      <w:r w:rsidRPr="00E81E14">
        <w:rPr>
          <w:rFonts w:ascii="Times New Roman" w:eastAsia="宋体" w:hAnsi="Times New Roman"/>
          <w:color w:val="111827"/>
        </w:rPr>
        <w:t>”</w:t>
      </w:r>
      <w:r w:rsidRPr="00E81E14">
        <w:rPr>
          <w:rFonts w:ascii="Times New Roman" w:eastAsia="宋体" w:hAnsi="Times New Roman"/>
          <w:color w:val="111827"/>
        </w:rPr>
        <w:t>的全国性谣言，揭示了严肃政策讨论被</w:t>
      </w:r>
      <w:r w:rsidRPr="00E81E14">
        <w:rPr>
          <w:rFonts w:ascii="Times New Roman" w:eastAsia="宋体" w:hAnsi="Times New Roman"/>
          <w:color w:val="111827"/>
        </w:rPr>
        <w:t>“</w:t>
      </w:r>
      <w:r w:rsidRPr="00E81E14">
        <w:rPr>
          <w:rFonts w:ascii="Times New Roman" w:eastAsia="宋体" w:hAnsi="Times New Roman"/>
          <w:color w:val="111827"/>
        </w:rPr>
        <w:t>流量逻辑</w:t>
      </w:r>
      <w:r w:rsidRPr="00E81E14">
        <w:rPr>
          <w:rFonts w:ascii="Times New Roman" w:eastAsia="宋体" w:hAnsi="Times New Roman"/>
          <w:color w:val="111827"/>
        </w:rPr>
        <w:t>”</w:t>
      </w:r>
      <w:r w:rsidRPr="00E81E14">
        <w:rPr>
          <w:rFonts w:ascii="Times New Roman" w:eastAsia="宋体" w:hAnsi="Times New Roman"/>
          <w:color w:val="111827"/>
        </w:rPr>
        <w:t>劫持的风险。在媒介传播力与形象方面，报告评估了铁路局与航司的传播能力。研究发现，铁路系统内部传播力呈</w:t>
      </w:r>
      <w:r w:rsidRPr="00E81E14">
        <w:rPr>
          <w:rFonts w:ascii="Times New Roman" w:eastAsia="宋体" w:hAnsi="Times New Roman"/>
          <w:color w:val="111827"/>
        </w:rPr>
        <w:t>“</w:t>
      </w:r>
      <w:r w:rsidRPr="00E81E14">
        <w:rPr>
          <w:rFonts w:ascii="Times New Roman" w:eastAsia="宋体" w:hAnsi="Times New Roman"/>
          <w:color w:val="111827"/>
        </w:rPr>
        <w:t>梯队化</w:t>
      </w:r>
      <w:r w:rsidRPr="00E81E14">
        <w:rPr>
          <w:rFonts w:ascii="Times New Roman" w:eastAsia="宋体" w:hAnsi="Times New Roman"/>
          <w:color w:val="111827"/>
        </w:rPr>
        <w:t>”</w:t>
      </w:r>
      <w:r w:rsidRPr="00E81E14">
        <w:rPr>
          <w:rFonts w:ascii="Times New Roman" w:eastAsia="宋体" w:hAnsi="Times New Roman"/>
          <w:color w:val="111827"/>
        </w:rPr>
        <w:t>格局，平台发展不均，其正面形象主要由</w:t>
      </w:r>
      <w:r w:rsidRPr="00E81E14">
        <w:rPr>
          <w:rFonts w:ascii="Times New Roman" w:eastAsia="宋体" w:hAnsi="Times New Roman"/>
          <w:color w:val="111827"/>
        </w:rPr>
        <w:t>“</w:t>
      </w:r>
      <w:r w:rsidRPr="00E81E14">
        <w:rPr>
          <w:rFonts w:ascii="Times New Roman" w:eastAsia="宋体" w:hAnsi="Times New Roman"/>
          <w:color w:val="111827"/>
        </w:rPr>
        <w:t>智慧建设</w:t>
      </w:r>
      <w:r w:rsidRPr="00E81E14">
        <w:rPr>
          <w:rFonts w:ascii="Times New Roman" w:eastAsia="宋体" w:hAnsi="Times New Roman"/>
          <w:color w:val="111827"/>
        </w:rPr>
        <w:t>”</w:t>
      </w:r>
      <w:r w:rsidRPr="00E81E14">
        <w:rPr>
          <w:rFonts w:ascii="Times New Roman" w:eastAsia="宋体" w:hAnsi="Times New Roman"/>
          <w:color w:val="111827"/>
        </w:rPr>
        <w:t>与</w:t>
      </w:r>
      <w:r w:rsidRPr="00E81E14">
        <w:rPr>
          <w:rFonts w:ascii="Times New Roman" w:eastAsia="宋体" w:hAnsi="Times New Roman"/>
          <w:color w:val="111827"/>
        </w:rPr>
        <w:t>“</w:t>
      </w:r>
      <w:r w:rsidRPr="00E81E14">
        <w:rPr>
          <w:rFonts w:ascii="Times New Roman" w:eastAsia="宋体" w:hAnsi="Times New Roman"/>
          <w:color w:val="111827"/>
        </w:rPr>
        <w:t>服务升级</w:t>
      </w:r>
      <w:r w:rsidRPr="00E81E14">
        <w:rPr>
          <w:rFonts w:ascii="Times New Roman" w:eastAsia="宋体" w:hAnsi="Times New Roman"/>
          <w:color w:val="111827"/>
        </w:rPr>
        <w:t>”</w:t>
      </w:r>
      <w:r w:rsidRPr="00E81E14">
        <w:rPr>
          <w:rFonts w:ascii="Times New Roman" w:eastAsia="宋体" w:hAnsi="Times New Roman"/>
          <w:color w:val="111827"/>
        </w:rPr>
        <w:t>驱动；航空系统则呈现</w:t>
      </w:r>
      <w:r w:rsidRPr="00E81E14">
        <w:rPr>
          <w:rFonts w:ascii="Times New Roman" w:eastAsia="宋体" w:hAnsi="Times New Roman"/>
          <w:color w:val="111827"/>
        </w:rPr>
        <w:t>“</w:t>
      </w:r>
      <w:r w:rsidRPr="00E81E14">
        <w:rPr>
          <w:rFonts w:ascii="Times New Roman" w:eastAsia="宋体" w:hAnsi="Times New Roman"/>
          <w:color w:val="111827"/>
        </w:rPr>
        <w:t>国有航司稳健主导</w:t>
      </w:r>
      <w:r w:rsidRPr="00E81E14">
        <w:rPr>
          <w:rFonts w:ascii="Times New Roman" w:eastAsia="宋体" w:hAnsi="Times New Roman"/>
          <w:color w:val="111827"/>
        </w:rPr>
        <w:t>”</w:t>
      </w:r>
      <w:r w:rsidRPr="00E81E14">
        <w:rPr>
          <w:rFonts w:ascii="Times New Roman" w:eastAsia="宋体" w:hAnsi="Times New Roman"/>
          <w:color w:val="111827"/>
        </w:rPr>
        <w:t>与</w:t>
      </w:r>
      <w:r w:rsidRPr="00E81E14">
        <w:rPr>
          <w:rFonts w:ascii="Times New Roman" w:eastAsia="宋体" w:hAnsi="Times New Roman"/>
          <w:color w:val="111827"/>
        </w:rPr>
        <w:t>“</w:t>
      </w:r>
      <w:r w:rsidRPr="00E81E14">
        <w:rPr>
          <w:rFonts w:ascii="Times New Roman" w:eastAsia="宋体" w:hAnsi="Times New Roman"/>
          <w:color w:val="111827"/>
        </w:rPr>
        <w:t>民营航司灵活创新</w:t>
      </w:r>
      <w:r w:rsidRPr="00E81E14">
        <w:rPr>
          <w:rFonts w:ascii="Times New Roman" w:eastAsia="宋体" w:hAnsi="Times New Roman"/>
          <w:color w:val="111827"/>
        </w:rPr>
        <w:t>”</w:t>
      </w:r>
      <w:r w:rsidRPr="00E81E14">
        <w:rPr>
          <w:rFonts w:ascii="Times New Roman" w:eastAsia="宋体" w:hAnsi="Times New Roman"/>
          <w:color w:val="111827"/>
        </w:rPr>
        <w:t>并存的局面，媒介形象呈</w:t>
      </w:r>
      <w:r w:rsidRPr="00E81E14">
        <w:rPr>
          <w:rFonts w:ascii="Times New Roman" w:eastAsia="宋体" w:hAnsi="Times New Roman"/>
          <w:color w:val="111827"/>
        </w:rPr>
        <w:t>“</w:t>
      </w:r>
      <w:r w:rsidRPr="00E81E14">
        <w:rPr>
          <w:rFonts w:ascii="Times New Roman" w:eastAsia="宋体" w:hAnsi="Times New Roman"/>
          <w:color w:val="111827"/>
        </w:rPr>
        <w:t>中立偏正面</w:t>
      </w:r>
      <w:r w:rsidRPr="00E81E14">
        <w:rPr>
          <w:rFonts w:ascii="Times New Roman" w:eastAsia="宋体" w:hAnsi="Times New Roman"/>
          <w:color w:val="111827"/>
        </w:rPr>
        <w:t>”</w:t>
      </w:r>
      <w:r w:rsidRPr="00E81E14">
        <w:rPr>
          <w:rFonts w:ascii="Times New Roman" w:eastAsia="宋体" w:hAnsi="Times New Roman"/>
          <w:color w:val="111827"/>
        </w:rPr>
        <w:t>态势，大量舆论集中于常规运营信息。报告认为，多平台协同运营、高质量的内容原创力以及短视频的战略性投入，是提升交通系统整体传播力的关键。</w:t>
      </w:r>
    </w:p>
    <w:p w14:paraId="5E9E828D" w14:textId="77777777" w:rsidR="00E81E14" w:rsidRPr="00E81E14" w:rsidRDefault="00E81E14" w:rsidP="00E81E14">
      <w:pPr>
        <w:pStyle w:val="a8"/>
        <w:shd w:val="clear" w:color="auto" w:fill="FFFFFF"/>
        <w:snapToGrid w:val="0"/>
        <w:spacing w:line="360" w:lineRule="auto"/>
        <w:ind w:firstLineChars="200" w:firstLine="480"/>
        <w:rPr>
          <w:rFonts w:ascii="Times New Roman" w:eastAsia="宋体" w:hAnsi="Times New Roman"/>
          <w:color w:val="111827"/>
        </w:rPr>
      </w:pPr>
      <w:r w:rsidRPr="00E81E14">
        <w:rPr>
          <w:rFonts w:ascii="Times New Roman" w:eastAsia="宋体" w:hAnsi="Times New Roman"/>
          <w:color w:val="111827"/>
        </w:rPr>
        <w:t>报告还将视角投向国际，分析了中国交通的海外形象。研究发现，海外受众对以</w:t>
      </w:r>
      <w:r w:rsidRPr="00E81E14">
        <w:rPr>
          <w:rFonts w:ascii="Times New Roman" w:eastAsia="宋体" w:hAnsi="Times New Roman"/>
          <w:color w:val="111827"/>
        </w:rPr>
        <w:t>“</w:t>
      </w:r>
      <w:r w:rsidRPr="00E81E14">
        <w:rPr>
          <w:rFonts w:ascii="Times New Roman" w:eastAsia="宋体" w:hAnsi="Times New Roman"/>
          <w:color w:val="111827"/>
        </w:rPr>
        <w:t>高铁走出去</w:t>
      </w:r>
      <w:r w:rsidRPr="00E81E14">
        <w:rPr>
          <w:rFonts w:ascii="Times New Roman" w:eastAsia="宋体" w:hAnsi="Times New Roman"/>
          <w:color w:val="111827"/>
        </w:rPr>
        <w:t>”</w:t>
      </w:r>
      <w:r w:rsidRPr="00E81E14">
        <w:rPr>
          <w:rFonts w:ascii="Times New Roman" w:eastAsia="宋体" w:hAnsi="Times New Roman"/>
          <w:color w:val="111827"/>
        </w:rPr>
        <w:t>为代表的中国技术评价以正面为主，普遍惊叹于其技术和速度，但在传播形态上，</w:t>
      </w:r>
      <w:proofErr w:type="spellStart"/>
      <w:r w:rsidRPr="00E81E14">
        <w:rPr>
          <w:rFonts w:ascii="Times New Roman" w:eastAsia="宋体" w:hAnsi="Times New Roman"/>
          <w:color w:val="111827"/>
        </w:rPr>
        <w:t>TikTok</w:t>
      </w:r>
      <w:proofErr w:type="spellEnd"/>
      <w:r w:rsidRPr="00E81E14">
        <w:rPr>
          <w:rFonts w:ascii="Times New Roman" w:eastAsia="宋体" w:hAnsi="Times New Roman"/>
          <w:color w:val="111827"/>
        </w:rPr>
        <w:t>平台更注重视听体验与情绪渲染（多为自媒体），而</w:t>
      </w:r>
      <w:r w:rsidRPr="00E81E14">
        <w:rPr>
          <w:rFonts w:ascii="Times New Roman" w:eastAsia="宋体" w:hAnsi="Times New Roman"/>
          <w:color w:val="111827"/>
        </w:rPr>
        <w:t>YouTube</w:t>
      </w:r>
      <w:r w:rsidRPr="00E81E14">
        <w:rPr>
          <w:rFonts w:ascii="Times New Roman" w:eastAsia="宋体" w:hAnsi="Times New Roman"/>
          <w:color w:val="111827"/>
        </w:rPr>
        <w:t>则更全面理性（多为官方媒体）。对于</w:t>
      </w:r>
      <w:r w:rsidRPr="00E81E14">
        <w:rPr>
          <w:rFonts w:ascii="Times New Roman" w:eastAsia="宋体" w:hAnsi="Times New Roman"/>
          <w:color w:val="111827"/>
        </w:rPr>
        <w:t>“</w:t>
      </w:r>
      <w:r w:rsidRPr="00E81E14">
        <w:rPr>
          <w:rFonts w:ascii="Times New Roman" w:eastAsia="宋体" w:hAnsi="Times New Roman"/>
          <w:color w:val="111827"/>
        </w:rPr>
        <w:t>一带一路</w:t>
      </w:r>
      <w:r w:rsidRPr="00E81E14">
        <w:rPr>
          <w:rFonts w:ascii="Times New Roman" w:eastAsia="宋体" w:hAnsi="Times New Roman"/>
          <w:color w:val="111827"/>
        </w:rPr>
        <w:t>”</w:t>
      </w:r>
      <w:r w:rsidRPr="00E81E14">
        <w:rPr>
          <w:rFonts w:ascii="Times New Roman" w:eastAsia="宋体" w:hAnsi="Times New Roman"/>
          <w:color w:val="111827"/>
        </w:rPr>
        <w:t>交通企业，海外报道总体正面或中性，但地缘政治博弈带来了</w:t>
      </w:r>
      <w:r w:rsidRPr="00E81E14">
        <w:rPr>
          <w:rFonts w:ascii="Times New Roman" w:eastAsia="宋体" w:hAnsi="Times New Roman"/>
          <w:color w:val="111827"/>
        </w:rPr>
        <w:t>“</w:t>
      </w:r>
      <w:r w:rsidRPr="00E81E14">
        <w:rPr>
          <w:rFonts w:ascii="Times New Roman" w:eastAsia="宋体" w:hAnsi="Times New Roman"/>
          <w:color w:val="111827"/>
        </w:rPr>
        <w:t>债务陷阱</w:t>
      </w:r>
      <w:r w:rsidRPr="00E81E14">
        <w:rPr>
          <w:rFonts w:ascii="Times New Roman" w:eastAsia="宋体" w:hAnsi="Times New Roman"/>
          <w:color w:val="111827"/>
        </w:rPr>
        <w:t>”</w:t>
      </w:r>
      <w:r w:rsidRPr="00E81E14">
        <w:rPr>
          <w:rFonts w:ascii="Times New Roman" w:eastAsia="宋体" w:hAnsi="Times New Roman"/>
          <w:color w:val="111827"/>
        </w:rPr>
        <w:t>、</w:t>
      </w:r>
      <w:r w:rsidRPr="00E81E14">
        <w:rPr>
          <w:rFonts w:ascii="Times New Roman" w:eastAsia="宋体" w:hAnsi="Times New Roman"/>
          <w:color w:val="111827"/>
        </w:rPr>
        <w:t>“</w:t>
      </w:r>
      <w:r w:rsidRPr="00E81E14">
        <w:rPr>
          <w:rFonts w:ascii="Times New Roman" w:eastAsia="宋体" w:hAnsi="Times New Roman"/>
          <w:color w:val="111827"/>
        </w:rPr>
        <w:t>地缘政治扩张</w:t>
      </w:r>
      <w:r w:rsidRPr="00E81E14">
        <w:rPr>
          <w:rFonts w:ascii="Times New Roman" w:eastAsia="宋体" w:hAnsi="Times New Roman"/>
          <w:color w:val="111827"/>
        </w:rPr>
        <w:t>”</w:t>
      </w:r>
      <w:r w:rsidRPr="00E81E14">
        <w:rPr>
          <w:rFonts w:ascii="Times New Roman" w:eastAsia="宋体" w:hAnsi="Times New Roman"/>
          <w:color w:val="111827"/>
        </w:rPr>
        <w:t>等固定框架的负面声音。拉美地区的专项研究则揭示了更为复杂的分化图景：对于港口、铁路等基础设施建设项目（如秘鲁钱凯港），拉美舆论普遍因中国的技术优势而持肯定态度；然而，对于新能源汽车等直接进入当地市场的产业领域，则因触及地缘政治摩擦和本土市场竞争，极易引发负面评价和争议。</w:t>
      </w:r>
    </w:p>
    <w:p w14:paraId="02033B5C" w14:textId="77777777" w:rsidR="00E81E14" w:rsidRPr="00E81E14" w:rsidRDefault="00E81E14" w:rsidP="00E81E14">
      <w:pPr>
        <w:pStyle w:val="a8"/>
        <w:shd w:val="clear" w:color="auto" w:fill="FFFFFF"/>
        <w:snapToGrid w:val="0"/>
        <w:spacing w:line="360" w:lineRule="auto"/>
        <w:ind w:firstLineChars="200" w:firstLine="480"/>
        <w:rPr>
          <w:rFonts w:ascii="微软雅黑" w:eastAsia="宋体" w:hAnsi="微软雅黑" w:cs="微软雅黑"/>
        </w:rPr>
      </w:pPr>
      <w:r w:rsidRPr="00E81E14">
        <w:rPr>
          <w:rFonts w:ascii="Times New Roman" w:eastAsia="宋体" w:hAnsi="Times New Roman"/>
          <w:color w:val="111827"/>
        </w:rPr>
        <w:t>综上所述，《中国交通舆情发展报告（</w:t>
      </w:r>
      <w:r w:rsidRPr="00E81E14">
        <w:rPr>
          <w:rFonts w:ascii="Times New Roman" w:eastAsia="宋体" w:hAnsi="Times New Roman"/>
          <w:color w:val="111827"/>
        </w:rPr>
        <w:t>2021-2025</w:t>
      </w:r>
      <w:r w:rsidRPr="00E81E14">
        <w:rPr>
          <w:rFonts w:ascii="Times New Roman" w:eastAsia="宋体" w:hAnsi="Times New Roman"/>
          <w:color w:val="111827"/>
        </w:rPr>
        <w:t>）》不仅是对过去数年交通舆情的一次全面</w:t>
      </w:r>
      <w:r w:rsidRPr="00E81E14">
        <w:rPr>
          <w:rFonts w:ascii="Times New Roman" w:eastAsia="宋体" w:hAnsi="Times New Roman"/>
          <w:color w:val="111827"/>
        </w:rPr>
        <w:t>“</w:t>
      </w:r>
      <w:r w:rsidRPr="00E81E14">
        <w:rPr>
          <w:rFonts w:ascii="Times New Roman" w:eastAsia="宋体" w:hAnsi="Times New Roman"/>
          <w:color w:val="111827"/>
        </w:rPr>
        <w:t>体检</w:t>
      </w:r>
      <w:r w:rsidRPr="00E81E14">
        <w:rPr>
          <w:rFonts w:ascii="Times New Roman" w:eastAsia="宋体" w:hAnsi="Times New Roman"/>
          <w:color w:val="111827"/>
        </w:rPr>
        <w:t>”</w:t>
      </w:r>
      <w:r w:rsidRPr="00E81E14">
        <w:rPr>
          <w:rFonts w:ascii="Times New Roman" w:eastAsia="宋体" w:hAnsi="Times New Roman"/>
          <w:color w:val="111827"/>
        </w:rPr>
        <w:t>，更系统性地揭示了交通强国背景</w:t>
      </w:r>
      <w:proofErr w:type="gramStart"/>
      <w:r w:rsidRPr="00E81E14">
        <w:rPr>
          <w:rFonts w:ascii="Times New Roman" w:eastAsia="宋体" w:hAnsi="Times New Roman"/>
          <w:color w:val="111827"/>
        </w:rPr>
        <w:t>下舆论</w:t>
      </w:r>
      <w:proofErr w:type="gramEnd"/>
      <w:r w:rsidRPr="00E81E14">
        <w:rPr>
          <w:rFonts w:ascii="Times New Roman" w:eastAsia="宋体" w:hAnsi="Times New Roman"/>
          <w:color w:val="111827"/>
        </w:rPr>
        <w:t>生态的深刻变迁：即公众关切点正从</w:t>
      </w:r>
      <w:r w:rsidRPr="00E81E14">
        <w:rPr>
          <w:rFonts w:ascii="Times New Roman" w:eastAsia="宋体" w:hAnsi="Times New Roman"/>
          <w:color w:val="111827"/>
        </w:rPr>
        <w:t>“</w:t>
      </w:r>
      <w:r w:rsidRPr="00E81E14">
        <w:rPr>
          <w:rFonts w:ascii="Times New Roman" w:eastAsia="宋体" w:hAnsi="Times New Roman"/>
          <w:color w:val="111827"/>
        </w:rPr>
        <w:t>硬件建设</w:t>
      </w:r>
      <w:r w:rsidRPr="00E81E14">
        <w:rPr>
          <w:rFonts w:ascii="Times New Roman" w:eastAsia="宋体" w:hAnsi="Times New Roman"/>
          <w:color w:val="111827"/>
        </w:rPr>
        <w:t>”</w:t>
      </w:r>
      <w:r w:rsidRPr="00E81E14">
        <w:rPr>
          <w:rFonts w:ascii="Times New Roman" w:eastAsia="宋体" w:hAnsi="Times New Roman"/>
          <w:color w:val="111827"/>
        </w:rPr>
        <w:t>转向</w:t>
      </w:r>
      <w:r w:rsidRPr="00E81E14">
        <w:rPr>
          <w:rFonts w:ascii="Times New Roman" w:eastAsia="宋体" w:hAnsi="Times New Roman"/>
          <w:color w:val="111827"/>
        </w:rPr>
        <w:t>“</w:t>
      </w:r>
      <w:r w:rsidRPr="00E81E14">
        <w:rPr>
          <w:rFonts w:ascii="Times New Roman" w:eastAsia="宋体" w:hAnsi="Times New Roman"/>
          <w:color w:val="111827"/>
        </w:rPr>
        <w:t>软件服务</w:t>
      </w:r>
      <w:r w:rsidRPr="00E81E14">
        <w:rPr>
          <w:rFonts w:ascii="Times New Roman" w:eastAsia="宋体" w:hAnsi="Times New Roman"/>
          <w:color w:val="111827"/>
        </w:rPr>
        <w:t>”</w:t>
      </w:r>
      <w:r w:rsidRPr="00E81E14">
        <w:rPr>
          <w:rFonts w:ascii="Times New Roman" w:eastAsia="宋体" w:hAnsi="Times New Roman"/>
          <w:color w:val="111827"/>
        </w:rPr>
        <w:t>与</w:t>
      </w:r>
      <w:r w:rsidRPr="00E81E14">
        <w:rPr>
          <w:rFonts w:ascii="Times New Roman" w:eastAsia="宋体" w:hAnsi="Times New Roman"/>
          <w:color w:val="111827"/>
        </w:rPr>
        <w:t>“</w:t>
      </w:r>
      <w:r w:rsidRPr="00E81E14">
        <w:rPr>
          <w:rFonts w:ascii="Times New Roman" w:eastAsia="宋体" w:hAnsi="Times New Roman"/>
          <w:color w:val="111827"/>
        </w:rPr>
        <w:t>规则公平</w:t>
      </w:r>
      <w:r w:rsidRPr="00E81E14">
        <w:rPr>
          <w:rFonts w:ascii="Times New Roman" w:eastAsia="宋体" w:hAnsi="Times New Roman"/>
          <w:color w:val="111827"/>
        </w:rPr>
        <w:t>”</w:t>
      </w:r>
      <w:r w:rsidRPr="00E81E14">
        <w:rPr>
          <w:rFonts w:ascii="Times New Roman" w:eastAsia="宋体" w:hAnsi="Times New Roman"/>
          <w:color w:val="111827"/>
        </w:rPr>
        <w:t>，传播模式从</w:t>
      </w:r>
      <w:r w:rsidRPr="00E81E14">
        <w:rPr>
          <w:rFonts w:ascii="Times New Roman" w:eastAsia="宋体" w:hAnsi="Times New Roman"/>
          <w:color w:val="111827"/>
        </w:rPr>
        <w:t>“</w:t>
      </w:r>
      <w:r w:rsidRPr="00E81E14">
        <w:rPr>
          <w:rFonts w:ascii="Times New Roman" w:eastAsia="宋体" w:hAnsi="Times New Roman"/>
          <w:color w:val="111827"/>
        </w:rPr>
        <w:t>官方主导</w:t>
      </w:r>
      <w:r w:rsidRPr="00E81E14">
        <w:rPr>
          <w:rFonts w:ascii="Times New Roman" w:eastAsia="宋体" w:hAnsi="Times New Roman"/>
          <w:color w:val="111827"/>
        </w:rPr>
        <w:t>”</w:t>
      </w:r>
      <w:r w:rsidRPr="00E81E14">
        <w:rPr>
          <w:rFonts w:ascii="Times New Roman" w:eastAsia="宋体" w:hAnsi="Times New Roman"/>
          <w:color w:val="111827"/>
        </w:rPr>
        <w:t>转向</w:t>
      </w:r>
      <w:r w:rsidRPr="00E81E14">
        <w:rPr>
          <w:rFonts w:ascii="Times New Roman" w:eastAsia="宋体" w:hAnsi="Times New Roman"/>
          <w:color w:val="111827"/>
        </w:rPr>
        <w:t>“</w:t>
      </w:r>
      <w:r w:rsidRPr="00E81E14">
        <w:rPr>
          <w:rFonts w:ascii="Times New Roman" w:eastAsia="宋体" w:hAnsi="Times New Roman"/>
          <w:color w:val="111827"/>
        </w:rPr>
        <w:t>多平台共振</w:t>
      </w:r>
      <w:r w:rsidRPr="00E81E14">
        <w:rPr>
          <w:rFonts w:ascii="Times New Roman" w:eastAsia="宋体" w:hAnsi="Times New Roman"/>
          <w:color w:val="111827"/>
        </w:rPr>
        <w:t>”</w:t>
      </w:r>
      <w:r w:rsidRPr="00E81E14">
        <w:rPr>
          <w:rFonts w:ascii="Times New Roman" w:eastAsia="宋体" w:hAnsi="Times New Roman"/>
          <w:color w:val="111827"/>
        </w:rPr>
        <w:t>，治理挑战从</w:t>
      </w:r>
      <w:r w:rsidRPr="00E81E14">
        <w:rPr>
          <w:rFonts w:ascii="Times New Roman" w:eastAsia="宋体" w:hAnsi="Times New Roman"/>
          <w:color w:val="111827"/>
        </w:rPr>
        <w:t>“</w:t>
      </w:r>
      <w:r w:rsidRPr="00E81E14">
        <w:rPr>
          <w:rFonts w:ascii="Times New Roman" w:eastAsia="宋体" w:hAnsi="Times New Roman"/>
          <w:color w:val="111827"/>
        </w:rPr>
        <w:t>单一事件</w:t>
      </w:r>
      <w:r w:rsidRPr="00E81E14">
        <w:rPr>
          <w:rFonts w:ascii="Times New Roman" w:eastAsia="宋体" w:hAnsi="Times New Roman"/>
          <w:color w:val="111827"/>
        </w:rPr>
        <w:t>”</w:t>
      </w:r>
      <w:r w:rsidRPr="00E81E14">
        <w:rPr>
          <w:rFonts w:ascii="Times New Roman" w:eastAsia="宋体" w:hAnsi="Times New Roman"/>
          <w:color w:val="111827"/>
        </w:rPr>
        <w:t>转向</w:t>
      </w:r>
      <w:r w:rsidRPr="00E81E14">
        <w:rPr>
          <w:rFonts w:ascii="Times New Roman" w:eastAsia="宋体" w:hAnsi="Times New Roman"/>
          <w:color w:val="111827"/>
        </w:rPr>
        <w:t>“</w:t>
      </w:r>
      <w:r w:rsidRPr="00E81E14">
        <w:rPr>
          <w:rFonts w:ascii="Times New Roman" w:eastAsia="宋体" w:hAnsi="Times New Roman"/>
          <w:color w:val="111827"/>
        </w:rPr>
        <w:t>系统性风险</w:t>
      </w:r>
      <w:r w:rsidRPr="00E81E14">
        <w:rPr>
          <w:rFonts w:ascii="Times New Roman" w:eastAsia="宋体" w:hAnsi="Times New Roman"/>
          <w:color w:val="111827"/>
        </w:rPr>
        <w:t>”</w:t>
      </w:r>
      <w:r w:rsidRPr="00E81E14">
        <w:rPr>
          <w:rFonts w:ascii="Times New Roman" w:eastAsia="宋体" w:hAnsi="Times New Roman"/>
          <w:color w:val="111827"/>
        </w:rPr>
        <w:t>。本报告的研究成果，为交通管理部门、运营企业和研究机构提供了宝贵的数据支持和决策依据，有助于推动中国交通治理体系的现代化，塑造与交通强国地位相匹配的正面媒介形象。</w:t>
      </w:r>
    </w:p>
    <w:p w14:paraId="5E90C541" w14:textId="77777777" w:rsidR="00E81E14" w:rsidRDefault="00E81E14">
      <w:pPr>
        <w:widowControl/>
        <w:spacing w:after="0" w:line="240" w:lineRule="auto"/>
        <w:ind w:firstLine="0"/>
        <w:rPr>
          <w:rFonts w:ascii="Times New Roman" w:eastAsia="宋体" w:hAnsi="Times New Roman" w:cs="黑体"/>
          <w:b/>
          <w:bCs/>
          <w:kern w:val="44"/>
          <w:sz w:val="32"/>
          <w:szCs w:val="28"/>
        </w:rPr>
      </w:pPr>
      <w:r>
        <w:rPr>
          <w:rFonts w:ascii="Times New Roman" w:eastAsia="宋体" w:hAnsi="Times New Roman"/>
          <w:b/>
          <w:bCs/>
          <w:szCs w:val="28"/>
        </w:rPr>
        <w:br w:type="page"/>
      </w:r>
    </w:p>
    <w:p w14:paraId="0733F8B0" w14:textId="5108ED9F" w:rsidR="00527DAD" w:rsidRPr="0010005D" w:rsidRDefault="00527DAD" w:rsidP="00527DAD">
      <w:pPr>
        <w:pStyle w:val="1"/>
        <w:rPr>
          <w:rFonts w:ascii="Times New Roman" w:eastAsia="宋体" w:hAnsi="Times New Roman"/>
          <w:szCs w:val="28"/>
        </w:rPr>
      </w:pPr>
      <w:r w:rsidRPr="0010005D">
        <w:rPr>
          <w:rFonts w:ascii="Times New Roman" w:eastAsia="宋体" w:hAnsi="Times New Roman"/>
          <w:b/>
          <w:bCs/>
          <w:szCs w:val="28"/>
        </w:rPr>
        <w:lastRenderedPageBreak/>
        <w:t>B1</w:t>
      </w:r>
      <w:r w:rsidRPr="0010005D">
        <w:rPr>
          <w:rFonts w:ascii="Times New Roman" w:eastAsia="宋体" w:hAnsi="Times New Roman" w:hint="eastAsia"/>
          <w:b/>
          <w:bCs/>
          <w:szCs w:val="28"/>
        </w:rPr>
        <w:t xml:space="preserve"> </w:t>
      </w:r>
      <w:r w:rsidRPr="0010005D">
        <w:rPr>
          <w:rFonts w:ascii="Times New Roman" w:eastAsia="宋体" w:hAnsi="Times New Roman"/>
          <w:b/>
          <w:bCs/>
          <w:szCs w:val="28"/>
        </w:rPr>
        <w:t>2022-2025</w:t>
      </w:r>
      <w:r w:rsidRPr="0010005D">
        <w:rPr>
          <w:rFonts w:ascii="Times New Roman" w:eastAsia="宋体" w:hAnsi="Times New Roman"/>
          <w:b/>
          <w:bCs/>
          <w:szCs w:val="28"/>
        </w:rPr>
        <w:t>年中国交通舆情现状及展望</w:t>
      </w:r>
      <w:bookmarkEnd w:id="0"/>
    </w:p>
    <w:p w14:paraId="6FD83381" w14:textId="77777777" w:rsidR="00527DAD" w:rsidRPr="0010005D" w:rsidRDefault="00527DAD" w:rsidP="00527DAD">
      <w:pPr>
        <w:widowControl/>
        <w:shd w:val="clear" w:color="auto" w:fill="FFFFFF"/>
        <w:spacing w:after="240" w:line="480" w:lineRule="exact"/>
        <w:ind w:firstLineChars="200" w:firstLine="562"/>
        <w:textAlignment w:val="baseline"/>
        <w:rPr>
          <w:rFonts w:ascii="Times New Roman" w:eastAsia="宋体" w:hAnsi="Times New Roman"/>
          <w:b/>
          <w:bCs/>
          <w:sz w:val="28"/>
          <w:szCs w:val="28"/>
          <w:shd w:val="clear" w:color="auto" w:fill="FFFFFF"/>
          <w:lang w:bidi="ar"/>
        </w:rPr>
      </w:pPr>
      <w:r w:rsidRPr="0010005D">
        <w:rPr>
          <w:rFonts w:ascii="Times New Roman" w:eastAsia="宋体" w:hAnsi="Times New Roman" w:hint="eastAsia"/>
          <w:b/>
          <w:bCs/>
          <w:sz w:val="28"/>
          <w:szCs w:val="28"/>
          <w:shd w:val="clear" w:color="auto" w:fill="FFFFFF"/>
          <w:lang w:bidi="ar"/>
        </w:rPr>
        <w:t>摘要</w:t>
      </w:r>
    </w:p>
    <w:p w14:paraId="543CC536" w14:textId="77777777" w:rsidR="00527DAD" w:rsidRPr="0010005D" w:rsidRDefault="00527DAD" w:rsidP="00527DAD">
      <w:pPr>
        <w:widowControl/>
        <w:shd w:val="clear" w:color="auto" w:fill="FFFFFF"/>
        <w:spacing w:after="240" w:line="480" w:lineRule="exact"/>
        <w:ind w:firstLineChars="200" w:firstLine="480"/>
        <w:textAlignment w:val="baseline"/>
        <w:rPr>
          <w:rFonts w:ascii="Times New Roman" w:eastAsia="宋体" w:hAnsi="Times New Roman"/>
          <w:shd w:val="clear" w:color="auto" w:fill="FFFFFF"/>
          <w:lang w:bidi="ar"/>
        </w:rPr>
      </w:pPr>
      <w:r w:rsidRPr="0010005D">
        <w:rPr>
          <w:rFonts w:ascii="Times New Roman" w:eastAsia="宋体" w:hAnsi="Times New Roman" w:hint="eastAsia"/>
          <w:shd w:val="clear" w:color="auto" w:fill="FFFFFF"/>
          <w:lang w:bidi="ar"/>
        </w:rPr>
        <w:t>本报告对</w:t>
      </w:r>
      <w:r w:rsidRPr="0010005D">
        <w:rPr>
          <w:rFonts w:ascii="Times New Roman" w:eastAsia="宋体" w:hAnsi="Times New Roman" w:hint="eastAsia"/>
          <w:shd w:val="clear" w:color="auto" w:fill="FFFFFF"/>
          <w:lang w:bidi="ar"/>
        </w:rPr>
        <w:t>2022</w:t>
      </w:r>
      <w:r w:rsidRPr="0010005D">
        <w:rPr>
          <w:rFonts w:ascii="Times New Roman" w:eastAsia="宋体" w:hAnsi="Times New Roman" w:hint="eastAsia"/>
          <w:shd w:val="clear" w:color="auto" w:fill="FFFFFF"/>
          <w:lang w:bidi="ar"/>
        </w:rPr>
        <w:t>年—</w:t>
      </w:r>
      <w:r w:rsidRPr="0010005D">
        <w:rPr>
          <w:rFonts w:ascii="Times New Roman" w:eastAsia="宋体" w:hAnsi="Times New Roman" w:hint="eastAsia"/>
          <w:shd w:val="clear" w:color="auto" w:fill="FFFFFF"/>
          <w:lang w:bidi="ar"/>
        </w:rPr>
        <w:t>2025</w:t>
      </w:r>
      <w:r w:rsidRPr="0010005D">
        <w:rPr>
          <w:rFonts w:ascii="Times New Roman" w:eastAsia="宋体" w:hAnsi="Times New Roman" w:hint="eastAsia"/>
          <w:shd w:val="clear" w:color="auto" w:fill="FFFFFF"/>
          <w:lang w:bidi="ar"/>
        </w:rPr>
        <w:t>年期间交通行业发生的重要舆情类型、扩散、平台和处置效果进行了综合评估。整体显示，交通事故仍是舆情焦点问题，同时公众关切的管理服务、</w:t>
      </w:r>
      <w:proofErr w:type="gramStart"/>
      <w:r w:rsidRPr="0010005D">
        <w:rPr>
          <w:rFonts w:ascii="Times New Roman" w:eastAsia="宋体" w:hAnsi="Times New Roman" w:hint="eastAsia"/>
          <w:shd w:val="clear" w:color="auto" w:fill="FFFFFF"/>
          <w:lang w:bidi="ar"/>
        </w:rPr>
        <w:t>微治理类</w:t>
      </w:r>
      <w:proofErr w:type="gramEnd"/>
      <w:r w:rsidRPr="0010005D">
        <w:rPr>
          <w:rFonts w:ascii="Times New Roman" w:eastAsia="宋体" w:hAnsi="Times New Roman" w:hint="eastAsia"/>
          <w:shd w:val="clear" w:color="auto" w:fill="FFFFFF"/>
          <w:lang w:bidi="ar"/>
        </w:rPr>
        <w:t>舆情上升较快；在扩散方面，平台分化严重，且</w:t>
      </w:r>
      <w:r w:rsidRPr="0010005D">
        <w:rPr>
          <w:rFonts w:ascii="Times New Roman" w:eastAsia="宋体" w:hAnsi="Times New Roman" w:hint="eastAsia"/>
          <w:shd w:val="clear" w:color="auto" w:fill="FFFFFF"/>
          <w:lang w:bidi="ar"/>
        </w:rPr>
        <w:t>42%</w:t>
      </w:r>
      <w:r w:rsidRPr="0010005D">
        <w:rPr>
          <w:rFonts w:ascii="Times New Roman" w:eastAsia="宋体" w:hAnsi="Times New Roman" w:hint="eastAsia"/>
          <w:shd w:val="clear" w:color="auto" w:fill="FFFFFF"/>
          <w:lang w:bidi="ar"/>
        </w:rPr>
        <w:t>的舆情事件诱发了次生舆情，交通行业舆情向多领域扩散态势明显，且呈现逐年上升趋势。在处置方面，交通行业及主管部门对舆情回应能力相较</w:t>
      </w:r>
      <w:r w:rsidRPr="0010005D">
        <w:rPr>
          <w:rFonts w:ascii="Times New Roman" w:eastAsia="宋体" w:hAnsi="Times New Roman" w:hint="eastAsia"/>
          <w:shd w:val="clear" w:color="auto" w:fill="FFFFFF"/>
          <w:lang w:bidi="ar"/>
        </w:rPr>
        <w:t>2022</w:t>
      </w:r>
      <w:r w:rsidRPr="0010005D">
        <w:rPr>
          <w:rFonts w:ascii="Times New Roman" w:eastAsia="宋体" w:hAnsi="Times New Roman" w:hint="eastAsia"/>
          <w:shd w:val="clear" w:color="auto" w:fill="FFFFFF"/>
          <w:lang w:bidi="ar"/>
        </w:rPr>
        <w:t>年前有显著提升，在回应内容、形式、渠道选择方面仍有优化空间。</w:t>
      </w:r>
    </w:p>
    <w:p w14:paraId="3A669171" w14:textId="77777777" w:rsidR="00527DAD" w:rsidRPr="0010005D" w:rsidRDefault="00527DAD" w:rsidP="00527DAD">
      <w:pPr>
        <w:widowControl/>
        <w:shd w:val="clear" w:color="auto" w:fill="FFFFFF"/>
        <w:spacing w:after="240" w:line="480" w:lineRule="exact"/>
        <w:ind w:firstLineChars="200" w:firstLine="562"/>
        <w:textAlignment w:val="baseline"/>
        <w:rPr>
          <w:rFonts w:ascii="Times New Roman" w:eastAsia="宋体" w:hAnsi="Times New Roman"/>
          <w:sz w:val="28"/>
          <w:szCs w:val="28"/>
          <w:shd w:val="clear" w:color="auto" w:fill="FFFFFF"/>
          <w:lang w:bidi="ar"/>
        </w:rPr>
      </w:pPr>
      <w:r w:rsidRPr="0010005D">
        <w:rPr>
          <w:rFonts w:ascii="Times New Roman" w:eastAsia="宋体" w:hAnsi="Times New Roman" w:hint="eastAsia"/>
          <w:b/>
          <w:bCs/>
          <w:sz w:val="28"/>
          <w:szCs w:val="28"/>
          <w:shd w:val="clear" w:color="auto" w:fill="FFFFFF"/>
          <w:lang w:bidi="ar"/>
        </w:rPr>
        <w:t>关键词：</w:t>
      </w:r>
      <w:r w:rsidRPr="0010005D">
        <w:rPr>
          <w:rFonts w:ascii="Times New Roman" w:eastAsia="宋体" w:hAnsi="Times New Roman" w:hint="eastAsia"/>
          <w:sz w:val="28"/>
          <w:szCs w:val="28"/>
          <w:shd w:val="clear" w:color="auto" w:fill="FFFFFF"/>
          <w:lang w:bidi="ar"/>
        </w:rPr>
        <w:t>交通行业；舆情；舆情治理</w:t>
      </w:r>
    </w:p>
    <w:p w14:paraId="0BE67A50" w14:textId="4C7989E2" w:rsidR="00527DAD" w:rsidRPr="0010005D" w:rsidRDefault="00527DAD" w:rsidP="00527DAD">
      <w:pPr>
        <w:widowControl/>
        <w:shd w:val="clear" w:color="auto" w:fill="FFFFFF"/>
        <w:spacing w:after="240" w:line="480" w:lineRule="exact"/>
        <w:ind w:firstLineChars="200" w:firstLine="480"/>
        <w:textAlignment w:val="baseline"/>
        <w:rPr>
          <w:rFonts w:ascii="Times New Roman" w:eastAsia="宋体" w:hAnsi="Times New Roman"/>
          <w:shd w:val="clear" w:color="auto" w:fill="FFFFFF"/>
          <w:lang w:bidi="ar"/>
        </w:rPr>
      </w:pPr>
      <w:r w:rsidRPr="0010005D">
        <w:rPr>
          <w:rFonts w:ascii="Times New Roman" w:eastAsia="宋体" w:hAnsi="Times New Roman" w:hint="eastAsia"/>
          <w:shd w:val="clear" w:color="auto" w:fill="FFFFFF"/>
          <w:lang w:bidi="ar"/>
        </w:rPr>
        <w:t>2022</w:t>
      </w:r>
      <w:r w:rsidRPr="0010005D">
        <w:rPr>
          <w:rFonts w:ascii="Times New Roman" w:eastAsia="宋体" w:hAnsi="Times New Roman" w:hint="eastAsia"/>
          <w:shd w:val="clear" w:color="auto" w:fill="FFFFFF"/>
          <w:lang w:bidi="ar"/>
        </w:rPr>
        <w:t>年至</w:t>
      </w:r>
      <w:r w:rsidRPr="0010005D">
        <w:rPr>
          <w:rFonts w:ascii="Times New Roman" w:eastAsia="宋体" w:hAnsi="Times New Roman" w:hint="eastAsia"/>
          <w:shd w:val="clear" w:color="auto" w:fill="FFFFFF"/>
          <w:lang w:bidi="ar"/>
        </w:rPr>
        <w:t>2025</w:t>
      </w:r>
      <w:r w:rsidRPr="0010005D">
        <w:rPr>
          <w:rFonts w:ascii="Times New Roman" w:eastAsia="宋体" w:hAnsi="Times New Roman" w:hint="eastAsia"/>
          <w:shd w:val="clear" w:color="auto" w:fill="FFFFFF"/>
          <w:lang w:bidi="ar"/>
        </w:rPr>
        <w:t>年</w:t>
      </w:r>
      <w:del w:id="4" w:author="Su, Linsen" w:date="2025-11-18T14:04:00Z">
        <w:r w:rsidRPr="0010005D" w:rsidDel="00247186">
          <w:rPr>
            <w:rFonts w:ascii="Times New Roman" w:eastAsia="宋体" w:hAnsi="Times New Roman" w:hint="eastAsia"/>
            <w:shd w:val="clear" w:color="auto" w:fill="FFFFFF"/>
            <w:lang w:bidi="ar"/>
          </w:rPr>
          <w:delText>，</w:delText>
        </w:r>
      </w:del>
      <w:r w:rsidRPr="0010005D">
        <w:rPr>
          <w:rFonts w:ascii="Times New Roman" w:eastAsia="宋体" w:hAnsi="Times New Roman" w:hint="eastAsia"/>
          <w:shd w:val="clear" w:color="auto" w:fill="FFFFFF"/>
          <w:lang w:bidi="ar"/>
        </w:rPr>
        <w:t>是中国加快建设交通强国的关键阶段。在《交通强国建设纲要》《国家综合立体交通网规划纲要》等政策指引下，中国交通运输系统实现了由“规模扩张”向“质量提升”的战略转型。与此同时，交通科技创新能力显著增强，</w:t>
      </w:r>
      <w:r w:rsidRPr="0010005D">
        <w:rPr>
          <w:rFonts w:ascii="Times New Roman" w:eastAsia="宋体" w:hAnsi="Times New Roman" w:hint="eastAsia"/>
          <w:shd w:val="clear" w:color="auto" w:fill="FFFFFF"/>
          <w:lang w:bidi="ar"/>
        </w:rPr>
        <w:t>CR450</w:t>
      </w:r>
      <w:r w:rsidRPr="0010005D">
        <w:rPr>
          <w:rFonts w:ascii="Times New Roman" w:eastAsia="宋体" w:hAnsi="Times New Roman" w:hint="eastAsia"/>
          <w:shd w:val="clear" w:color="auto" w:fill="FFFFFF"/>
          <w:lang w:bidi="ar"/>
        </w:rPr>
        <w:t>高速列车、</w:t>
      </w:r>
      <w:r w:rsidRPr="0010005D">
        <w:rPr>
          <w:rFonts w:ascii="Times New Roman" w:eastAsia="宋体" w:hAnsi="Times New Roman" w:hint="eastAsia"/>
          <w:shd w:val="clear" w:color="auto" w:fill="FFFFFF"/>
          <w:lang w:bidi="ar"/>
        </w:rPr>
        <w:t>C919</w:t>
      </w:r>
      <w:r w:rsidRPr="0010005D">
        <w:rPr>
          <w:rFonts w:ascii="Times New Roman" w:eastAsia="宋体" w:hAnsi="Times New Roman" w:hint="eastAsia"/>
          <w:shd w:val="clear" w:color="auto" w:fill="FFFFFF"/>
          <w:lang w:bidi="ar"/>
        </w:rPr>
        <w:t>国产大飞机、智能港口等重大装备和工程相继落地，推动中国向全球交通技术高地迈进。在政策层面，</w:t>
      </w:r>
      <w:r w:rsidRPr="0010005D">
        <w:rPr>
          <w:rFonts w:ascii="Times New Roman" w:eastAsia="宋体" w:hAnsi="Times New Roman" w:hint="eastAsia"/>
          <w:shd w:val="clear" w:color="auto" w:fill="FFFFFF"/>
          <w:lang w:bidi="ar"/>
        </w:rPr>
        <w:t>2023</w:t>
      </w:r>
      <w:r w:rsidRPr="0010005D">
        <w:rPr>
          <w:rFonts w:ascii="Times New Roman" w:eastAsia="宋体" w:hAnsi="Times New Roman" w:hint="eastAsia"/>
          <w:shd w:val="clear" w:color="auto" w:fill="FFFFFF"/>
          <w:lang w:bidi="ar"/>
        </w:rPr>
        <w:t>年发布的《加快建设交通强国五年行动计划（</w:t>
      </w:r>
      <w:r w:rsidRPr="0010005D">
        <w:rPr>
          <w:rFonts w:ascii="Times New Roman" w:eastAsia="宋体" w:hAnsi="Times New Roman" w:hint="eastAsia"/>
          <w:shd w:val="clear" w:color="auto" w:fill="FFFFFF"/>
          <w:lang w:bidi="ar"/>
        </w:rPr>
        <w:t>2023-2027</w:t>
      </w:r>
      <w:r w:rsidRPr="0010005D">
        <w:rPr>
          <w:rFonts w:ascii="Times New Roman" w:eastAsia="宋体" w:hAnsi="Times New Roman" w:hint="eastAsia"/>
          <w:shd w:val="clear" w:color="auto" w:fill="FFFFFF"/>
          <w:lang w:bidi="ar"/>
        </w:rPr>
        <w:t>年）》明确提出，要构建安全、便捷、高效、绿色、经济的现代化综合交通体系，推动交通运输高质量发展。</w:t>
      </w:r>
      <w:r w:rsidRPr="0010005D">
        <w:rPr>
          <w:rFonts w:ascii="Times New Roman" w:eastAsia="宋体" w:hAnsi="Times New Roman" w:hint="eastAsia"/>
          <w:shd w:val="clear" w:color="auto" w:fill="FFFFFF"/>
          <w:lang w:bidi="ar"/>
        </w:rPr>
        <w:t>2025</w:t>
      </w:r>
      <w:r w:rsidRPr="0010005D">
        <w:rPr>
          <w:rFonts w:ascii="Times New Roman" w:eastAsia="宋体" w:hAnsi="Times New Roman" w:hint="eastAsia"/>
          <w:shd w:val="clear" w:color="auto" w:fill="FFFFFF"/>
          <w:lang w:bidi="ar"/>
        </w:rPr>
        <w:t>年作为“十四五”规划的收官之年，中国交通发展已基本实现一体化融合，综合运输能力、服务品质和运行效率显著提升，向世界一流水平迈进。</w:t>
      </w:r>
    </w:p>
    <w:p w14:paraId="23EF15DF" w14:textId="77777777" w:rsidR="00527DAD" w:rsidRPr="0010005D" w:rsidRDefault="00527DAD" w:rsidP="00527DAD">
      <w:pPr>
        <w:widowControl/>
        <w:shd w:val="clear" w:color="auto" w:fill="FFFFFF"/>
        <w:spacing w:after="240" w:line="480" w:lineRule="exact"/>
        <w:ind w:firstLineChars="200" w:firstLine="480"/>
        <w:textAlignment w:val="baseline"/>
        <w:rPr>
          <w:rFonts w:ascii="Times New Roman" w:eastAsia="宋体" w:hAnsi="Times New Roman"/>
          <w:shd w:val="clear" w:color="auto" w:fill="FFFFFF"/>
          <w:lang w:bidi="ar"/>
        </w:rPr>
        <w:sectPr w:rsidR="00527DAD" w:rsidRPr="0010005D">
          <w:pgSz w:w="11905" w:h="16840"/>
          <w:pgMar w:top="1440" w:right="1800" w:bottom="1440" w:left="1800" w:header="720" w:footer="720" w:gutter="0"/>
          <w:cols w:space="720"/>
        </w:sectPr>
      </w:pPr>
      <w:r w:rsidRPr="0010005D">
        <w:rPr>
          <w:rFonts w:ascii="Times New Roman" w:eastAsia="宋体" w:hAnsi="Times New Roman" w:hint="eastAsia"/>
          <w:shd w:val="clear" w:color="auto" w:fill="FFFFFF"/>
          <w:lang w:bidi="ar"/>
        </w:rPr>
        <w:t>在此背景下，研究中国交通舆情具有重要现实意义。交通作为关系国计民生的基础性产业，其政策调整、项目建设、服务变化等极易引发公众关注和网络热议，舆情波动直接影响政府公信力与政策执行力。通过系统研究交通舆情，有助于相关管理部门及时掌握社情民意，优化政策传播路径，提升治理能力和服务水平，为交通强国建设营造良好的社会舆论环境。</w:t>
      </w:r>
    </w:p>
    <w:p w14:paraId="2626D871" w14:textId="77777777" w:rsidR="00527DAD" w:rsidRPr="0010005D" w:rsidRDefault="00527DAD" w:rsidP="00527DAD">
      <w:pPr>
        <w:spacing w:line="360" w:lineRule="auto"/>
        <w:rPr>
          <w:rFonts w:ascii="Times New Roman" w:eastAsia="宋体" w:hAnsi="Times New Roman" w:cs="黑体"/>
          <w:bCs/>
          <w:sz w:val="28"/>
          <w:szCs w:val="28"/>
        </w:rPr>
      </w:pPr>
      <w:r w:rsidRPr="0010005D">
        <w:rPr>
          <w:rFonts w:ascii="Times New Roman" w:eastAsia="宋体" w:hAnsi="Times New Roman" w:cs="黑体" w:hint="eastAsia"/>
          <w:bCs/>
          <w:sz w:val="28"/>
          <w:szCs w:val="28"/>
        </w:rPr>
        <w:lastRenderedPageBreak/>
        <w:t>一、中国交通行业舆情分布情况</w:t>
      </w:r>
    </w:p>
    <w:p w14:paraId="3B4A2504" w14:textId="77777777" w:rsidR="00527DAD" w:rsidRPr="0010005D" w:rsidRDefault="00527DAD" w:rsidP="00527DAD">
      <w:pPr>
        <w:widowControl/>
        <w:shd w:val="clear" w:color="auto" w:fill="FFFFFF"/>
        <w:spacing w:after="240" w:line="480" w:lineRule="exact"/>
        <w:ind w:firstLineChars="200" w:firstLine="480"/>
        <w:textAlignment w:val="baseline"/>
        <w:rPr>
          <w:rFonts w:ascii="Times New Roman" w:eastAsia="宋体" w:hAnsi="Times New Roman"/>
          <w:shd w:val="clear" w:color="auto" w:fill="FFFFFF"/>
          <w:lang w:bidi="ar"/>
        </w:rPr>
      </w:pPr>
      <w:r w:rsidRPr="0010005D">
        <w:rPr>
          <w:rFonts w:ascii="Times New Roman" w:eastAsia="宋体" w:hAnsi="Times New Roman" w:hint="eastAsia"/>
          <w:shd w:val="clear" w:color="auto" w:fill="FFFFFF"/>
          <w:lang w:bidi="ar"/>
        </w:rPr>
        <w:t>2022</w:t>
      </w:r>
      <w:r w:rsidRPr="0010005D">
        <w:rPr>
          <w:rFonts w:ascii="Times New Roman" w:eastAsia="宋体" w:hAnsi="Times New Roman" w:hint="eastAsia"/>
          <w:shd w:val="clear" w:color="auto" w:fill="FFFFFF"/>
          <w:lang w:bidi="ar"/>
        </w:rPr>
        <w:t>年以来，中国交通行业在技术发展和新的网络环境下，整体舆情态势呈现四个特征。一是媒体和公众认知从“传统安全”转换到“系统性安全”；二是公众参与政策意愿和对管理服务的反馈力度持续升温；三是社会规范、技术发展和技术伦理舆情交织；四是产业链条与涉外相关舆情联动。</w:t>
      </w:r>
      <w:r w:rsidRPr="0010005D">
        <w:rPr>
          <w:rFonts w:ascii="Times New Roman" w:eastAsia="宋体" w:hAnsi="Times New Roman" w:hint="eastAsia"/>
          <w:shd w:val="clear" w:color="auto" w:fill="FFFFFF"/>
          <w:lang w:bidi="ar"/>
        </w:rPr>
        <w:t>2022</w:t>
      </w:r>
      <w:r w:rsidRPr="0010005D">
        <w:rPr>
          <w:rFonts w:ascii="Times New Roman" w:eastAsia="宋体" w:hAnsi="Times New Roman" w:hint="eastAsia"/>
          <w:shd w:val="clear" w:color="auto" w:fill="FFFFFF"/>
          <w:lang w:bidi="ar"/>
        </w:rPr>
        <w:t>年</w:t>
      </w:r>
      <w:r w:rsidRPr="0010005D">
        <w:rPr>
          <w:rFonts w:ascii="Times New Roman" w:eastAsia="宋体" w:hAnsi="Times New Roman" w:hint="eastAsia"/>
          <w:shd w:val="clear" w:color="auto" w:fill="FFFFFF"/>
          <w:lang w:bidi="ar"/>
        </w:rPr>
        <w:t>1</w:t>
      </w:r>
      <w:r w:rsidRPr="0010005D">
        <w:rPr>
          <w:rFonts w:ascii="Times New Roman" w:eastAsia="宋体" w:hAnsi="Times New Roman" w:hint="eastAsia"/>
          <w:shd w:val="clear" w:color="auto" w:fill="FFFFFF"/>
          <w:lang w:bidi="ar"/>
        </w:rPr>
        <w:t>月</w:t>
      </w:r>
      <w:r w:rsidRPr="0010005D">
        <w:rPr>
          <w:rFonts w:ascii="Times New Roman" w:eastAsia="宋体" w:hAnsi="Times New Roman" w:hint="eastAsia"/>
          <w:shd w:val="clear" w:color="auto" w:fill="FFFFFF"/>
          <w:lang w:bidi="ar"/>
        </w:rPr>
        <w:t>-2025</w:t>
      </w:r>
      <w:r w:rsidRPr="0010005D">
        <w:rPr>
          <w:rFonts w:ascii="Times New Roman" w:eastAsia="宋体" w:hAnsi="Times New Roman" w:hint="eastAsia"/>
          <w:shd w:val="clear" w:color="auto" w:fill="FFFFFF"/>
          <w:lang w:bidi="ar"/>
        </w:rPr>
        <w:t>年</w:t>
      </w:r>
      <w:r w:rsidRPr="0010005D">
        <w:rPr>
          <w:rFonts w:ascii="Times New Roman" w:eastAsia="宋体" w:hAnsi="Times New Roman" w:hint="eastAsia"/>
          <w:shd w:val="clear" w:color="auto" w:fill="FFFFFF"/>
          <w:lang w:bidi="ar"/>
        </w:rPr>
        <w:t>7</w:t>
      </w:r>
      <w:r w:rsidRPr="0010005D">
        <w:rPr>
          <w:rFonts w:ascii="Times New Roman" w:eastAsia="宋体" w:hAnsi="Times New Roman" w:hint="eastAsia"/>
          <w:shd w:val="clear" w:color="auto" w:fill="FFFFFF"/>
          <w:lang w:bidi="ar"/>
        </w:rPr>
        <w:t>月期间，在公路交通、轨道交通、民航交通、水运交通、城市交通、物流六个领域中，有约</w:t>
      </w:r>
      <w:r w:rsidRPr="0010005D">
        <w:rPr>
          <w:rFonts w:ascii="Times New Roman" w:eastAsia="宋体" w:hAnsi="Times New Roman" w:hint="eastAsia"/>
          <w:shd w:val="clear" w:color="auto" w:fill="FFFFFF"/>
          <w:lang w:bidi="ar"/>
        </w:rPr>
        <w:t>4276</w:t>
      </w:r>
      <w:r w:rsidRPr="0010005D">
        <w:rPr>
          <w:rFonts w:ascii="Times New Roman" w:eastAsia="宋体" w:hAnsi="Times New Roman" w:hint="eastAsia"/>
          <w:shd w:val="clear" w:color="auto" w:fill="FFFFFF"/>
          <w:lang w:bidi="ar"/>
        </w:rPr>
        <w:t>条舆情阅读量超过了</w:t>
      </w:r>
      <w:r w:rsidRPr="0010005D">
        <w:rPr>
          <w:rFonts w:ascii="Times New Roman" w:eastAsia="宋体" w:hAnsi="Times New Roman" w:hint="eastAsia"/>
          <w:shd w:val="clear" w:color="auto" w:fill="FFFFFF"/>
          <w:lang w:bidi="ar"/>
        </w:rPr>
        <w:t>10</w:t>
      </w:r>
      <w:r w:rsidRPr="0010005D">
        <w:rPr>
          <w:rFonts w:ascii="Times New Roman" w:eastAsia="宋体" w:hAnsi="Times New Roman" w:hint="eastAsia"/>
          <w:shd w:val="clear" w:color="auto" w:fill="FFFFFF"/>
          <w:lang w:bidi="ar"/>
        </w:rPr>
        <w:t>万。其中城市交通舆情数量较大且热度不均，物流领域舆情较少，为了确保内容分析科学性，本报告通过对</w:t>
      </w:r>
      <w:r w:rsidRPr="0010005D">
        <w:rPr>
          <w:rFonts w:ascii="Times New Roman" w:eastAsia="宋体" w:hAnsi="Times New Roman" w:hint="eastAsia"/>
          <w:shd w:val="clear" w:color="auto" w:fill="FFFFFF"/>
          <w:lang w:bidi="ar"/>
        </w:rPr>
        <w:t>2022-2025</w:t>
      </w:r>
      <w:r w:rsidRPr="0010005D">
        <w:rPr>
          <w:rFonts w:ascii="Times New Roman" w:eastAsia="宋体" w:hAnsi="Times New Roman" w:hint="eastAsia"/>
          <w:shd w:val="clear" w:color="auto" w:fill="FFFFFF"/>
          <w:lang w:bidi="ar"/>
        </w:rPr>
        <w:t>年期间，随机抽取了</w:t>
      </w:r>
      <w:r w:rsidRPr="0010005D">
        <w:rPr>
          <w:rFonts w:ascii="Times New Roman" w:eastAsia="宋体" w:hAnsi="Times New Roman" w:hint="eastAsia"/>
          <w:shd w:val="clear" w:color="auto" w:fill="FFFFFF"/>
          <w:lang w:bidi="ar"/>
        </w:rPr>
        <w:t>357</w:t>
      </w:r>
      <w:r w:rsidRPr="0010005D">
        <w:rPr>
          <w:rFonts w:ascii="Times New Roman" w:eastAsia="宋体" w:hAnsi="Times New Roman" w:hint="eastAsia"/>
          <w:shd w:val="clear" w:color="auto" w:fill="FFFFFF"/>
          <w:lang w:bidi="ar"/>
        </w:rPr>
        <w:t>起典型交通舆情事件“起源媒体</w:t>
      </w:r>
      <w:r w:rsidRPr="0010005D">
        <w:rPr>
          <w:rFonts w:ascii="Times New Roman" w:eastAsia="宋体" w:hAnsi="Times New Roman" w:hint="eastAsia"/>
          <w:shd w:val="clear" w:color="auto" w:fill="FFFFFF"/>
          <w:lang w:bidi="ar"/>
        </w:rPr>
        <w:t>-</w:t>
      </w:r>
      <w:r w:rsidRPr="0010005D">
        <w:rPr>
          <w:rFonts w:ascii="Times New Roman" w:eastAsia="宋体" w:hAnsi="Times New Roman" w:hint="eastAsia"/>
          <w:shd w:val="clear" w:color="auto" w:fill="FFFFFF"/>
          <w:lang w:bidi="ar"/>
        </w:rPr>
        <w:t>关联媒体</w:t>
      </w:r>
      <w:r w:rsidRPr="0010005D">
        <w:rPr>
          <w:rFonts w:ascii="Times New Roman" w:eastAsia="宋体" w:hAnsi="Times New Roman" w:hint="eastAsia"/>
          <w:shd w:val="clear" w:color="auto" w:fill="FFFFFF"/>
          <w:lang w:bidi="ar"/>
        </w:rPr>
        <w:t>-</w:t>
      </w:r>
      <w:r w:rsidRPr="0010005D">
        <w:rPr>
          <w:rFonts w:ascii="Times New Roman" w:eastAsia="宋体" w:hAnsi="Times New Roman" w:hint="eastAsia"/>
          <w:shd w:val="clear" w:color="auto" w:fill="FFFFFF"/>
          <w:lang w:bidi="ar"/>
        </w:rPr>
        <w:t>大</w:t>
      </w:r>
      <w:r w:rsidRPr="0010005D">
        <w:rPr>
          <w:rFonts w:ascii="Times New Roman" w:eastAsia="宋体" w:hAnsi="Times New Roman" w:hint="eastAsia"/>
          <w:shd w:val="clear" w:color="auto" w:fill="FFFFFF"/>
          <w:lang w:bidi="ar"/>
        </w:rPr>
        <w:t>V</w:t>
      </w:r>
      <w:r w:rsidRPr="0010005D">
        <w:rPr>
          <w:rFonts w:ascii="Times New Roman" w:eastAsia="宋体" w:hAnsi="Times New Roman" w:hint="eastAsia"/>
          <w:shd w:val="clear" w:color="auto" w:fill="FFFFFF"/>
          <w:lang w:bidi="ar"/>
        </w:rPr>
        <w:t>介入</w:t>
      </w:r>
      <w:r w:rsidRPr="0010005D">
        <w:rPr>
          <w:rFonts w:ascii="Times New Roman" w:eastAsia="宋体" w:hAnsi="Times New Roman" w:hint="eastAsia"/>
          <w:shd w:val="clear" w:color="auto" w:fill="FFFFFF"/>
          <w:lang w:bidi="ar"/>
        </w:rPr>
        <w:t>-</w:t>
      </w:r>
      <w:r w:rsidRPr="0010005D">
        <w:rPr>
          <w:rFonts w:ascii="Times New Roman" w:eastAsia="宋体" w:hAnsi="Times New Roman" w:hint="eastAsia"/>
          <w:shd w:val="clear" w:color="auto" w:fill="FFFFFF"/>
          <w:lang w:bidi="ar"/>
        </w:rPr>
        <w:t>关联媒体”全链路追踪，系统刻画了交通舆情在平台与渠道上的分布规律、传播路径与治理特征，为行业主管部门优化信息发布、风险前置与舆情治理提供定量依据。报告选取了公路</w:t>
      </w:r>
      <w:r w:rsidRPr="0010005D">
        <w:rPr>
          <w:rFonts w:ascii="Times New Roman" w:eastAsia="宋体" w:hAnsi="Times New Roman" w:hint="eastAsia"/>
          <w:shd w:val="clear" w:color="auto" w:fill="FFFFFF"/>
          <w:lang w:bidi="ar"/>
        </w:rPr>
        <w:t>68</w:t>
      </w:r>
      <w:r w:rsidRPr="0010005D">
        <w:rPr>
          <w:rFonts w:ascii="Times New Roman" w:eastAsia="宋体" w:hAnsi="Times New Roman" w:hint="eastAsia"/>
          <w:shd w:val="clear" w:color="auto" w:fill="FFFFFF"/>
          <w:lang w:bidi="ar"/>
        </w:rPr>
        <w:t>起、水路</w:t>
      </w:r>
      <w:r w:rsidRPr="0010005D">
        <w:rPr>
          <w:rFonts w:ascii="Times New Roman" w:eastAsia="宋体" w:hAnsi="Times New Roman" w:hint="eastAsia"/>
          <w:shd w:val="clear" w:color="auto" w:fill="FFFFFF"/>
          <w:lang w:bidi="ar"/>
        </w:rPr>
        <w:t>102</w:t>
      </w:r>
      <w:r w:rsidRPr="0010005D">
        <w:rPr>
          <w:rFonts w:ascii="Times New Roman" w:eastAsia="宋体" w:hAnsi="Times New Roman" w:hint="eastAsia"/>
          <w:shd w:val="clear" w:color="auto" w:fill="FFFFFF"/>
          <w:lang w:bidi="ar"/>
        </w:rPr>
        <w:t>起、航空</w:t>
      </w:r>
      <w:r w:rsidRPr="0010005D">
        <w:rPr>
          <w:rFonts w:ascii="Times New Roman" w:eastAsia="宋体" w:hAnsi="Times New Roman" w:hint="eastAsia"/>
          <w:shd w:val="clear" w:color="auto" w:fill="FFFFFF"/>
          <w:lang w:bidi="ar"/>
        </w:rPr>
        <w:t>31</w:t>
      </w:r>
      <w:r w:rsidRPr="0010005D">
        <w:rPr>
          <w:rFonts w:ascii="Times New Roman" w:eastAsia="宋体" w:hAnsi="Times New Roman" w:hint="eastAsia"/>
          <w:shd w:val="clear" w:color="auto" w:fill="FFFFFF"/>
          <w:lang w:bidi="ar"/>
        </w:rPr>
        <w:t>起、轨道交通</w:t>
      </w:r>
      <w:r w:rsidRPr="0010005D">
        <w:rPr>
          <w:rFonts w:ascii="Times New Roman" w:eastAsia="宋体" w:hAnsi="Times New Roman" w:hint="eastAsia"/>
          <w:shd w:val="clear" w:color="auto" w:fill="FFFFFF"/>
          <w:lang w:bidi="ar"/>
        </w:rPr>
        <w:t>156</w:t>
      </w:r>
      <w:r w:rsidRPr="0010005D">
        <w:rPr>
          <w:rFonts w:ascii="Times New Roman" w:eastAsia="宋体" w:hAnsi="Times New Roman" w:hint="eastAsia"/>
          <w:shd w:val="clear" w:color="auto" w:fill="FFFFFF"/>
          <w:lang w:bidi="ar"/>
        </w:rPr>
        <w:t>起，合计</w:t>
      </w:r>
      <w:r w:rsidRPr="0010005D">
        <w:rPr>
          <w:rFonts w:ascii="Times New Roman" w:eastAsia="宋体" w:hAnsi="Times New Roman" w:hint="eastAsia"/>
          <w:shd w:val="clear" w:color="auto" w:fill="FFFFFF"/>
          <w:lang w:bidi="ar"/>
        </w:rPr>
        <w:t>357</w:t>
      </w:r>
      <w:r w:rsidRPr="0010005D">
        <w:rPr>
          <w:rFonts w:ascii="Times New Roman" w:eastAsia="宋体" w:hAnsi="Times New Roman" w:hint="eastAsia"/>
          <w:shd w:val="clear" w:color="auto" w:fill="FFFFFF"/>
          <w:lang w:bidi="ar"/>
        </w:rPr>
        <w:t>起具有典型代表性的舆情事件。本报告从公路、水路、航空、轨道交通四个主要行业里系统随机抽样</w:t>
      </w:r>
      <w:r w:rsidRPr="0010005D">
        <w:rPr>
          <w:rFonts w:ascii="Times New Roman" w:eastAsia="宋体" w:hAnsi="Times New Roman" w:hint="eastAsia"/>
          <w:shd w:val="clear" w:color="auto" w:fill="FFFFFF"/>
          <w:lang w:bidi="ar"/>
        </w:rPr>
        <w:t>275</w:t>
      </w:r>
      <w:r w:rsidRPr="0010005D">
        <w:rPr>
          <w:rFonts w:ascii="Times New Roman" w:eastAsia="宋体" w:hAnsi="Times New Roman" w:hint="eastAsia"/>
          <w:shd w:val="clear" w:color="auto" w:fill="FFFFFF"/>
          <w:lang w:bidi="ar"/>
        </w:rPr>
        <w:t>起舆情，其中，公路</w:t>
      </w:r>
      <w:r w:rsidRPr="0010005D">
        <w:rPr>
          <w:rFonts w:ascii="Times New Roman" w:eastAsia="宋体" w:hAnsi="Times New Roman" w:hint="eastAsia"/>
          <w:shd w:val="clear" w:color="auto" w:fill="FFFFFF"/>
          <w:lang w:bidi="ar"/>
        </w:rPr>
        <w:t>155</w:t>
      </w:r>
      <w:r w:rsidRPr="0010005D">
        <w:rPr>
          <w:rFonts w:ascii="Times New Roman" w:eastAsia="宋体" w:hAnsi="Times New Roman" w:hint="eastAsia"/>
          <w:shd w:val="clear" w:color="auto" w:fill="FFFFFF"/>
          <w:lang w:bidi="ar"/>
        </w:rPr>
        <w:t>起（</w:t>
      </w:r>
      <w:r w:rsidRPr="0010005D">
        <w:rPr>
          <w:rFonts w:ascii="Times New Roman" w:eastAsia="宋体" w:hAnsi="Times New Roman" w:hint="eastAsia"/>
          <w:shd w:val="clear" w:color="auto" w:fill="FFFFFF"/>
          <w:lang w:bidi="ar"/>
        </w:rPr>
        <w:t>56.4%</w:t>
      </w:r>
      <w:r w:rsidRPr="0010005D">
        <w:rPr>
          <w:rFonts w:ascii="Times New Roman" w:eastAsia="宋体" w:hAnsi="Times New Roman" w:hint="eastAsia"/>
          <w:shd w:val="clear" w:color="auto" w:fill="FFFFFF"/>
          <w:lang w:bidi="ar"/>
        </w:rPr>
        <w:t>）、轨道交通</w:t>
      </w:r>
      <w:r w:rsidRPr="0010005D">
        <w:rPr>
          <w:rFonts w:ascii="Times New Roman" w:eastAsia="宋体" w:hAnsi="Times New Roman" w:hint="eastAsia"/>
          <w:shd w:val="clear" w:color="auto" w:fill="FFFFFF"/>
          <w:lang w:bidi="ar"/>
        </w:rPr>
        <w:t>82</w:t>
      </w:r>
      <w:r w:rsidRPr="0010005D">
        <w:rPr>
          <w:rFonts w:ascii="Times New Roman" w:eastAsia="宋体" w:hAnsi="Times New Roman" w:hint="eastAsia"/>
          <w:shd w:val="clear" w:color="auto" w:fill="FFFFFF"/>
          <w:lang w:bidi="ar"/>
        </w:rPr>
        <w:t>起（</w:t>
      </w:r>
      <w:r w:rsidRPr="0010005D">
        <w:rPr>
          <w:rFonts w:ascii="Times New Roman" w:eastAsia="宋体" w:hAnsi="Times New Roman" w:hint="eastAsia"/>
          <w:shd w:val="clear" w:color="auto" w:fill="FFFFFF"/>
          <w:lang w:bidi="ar"/>
        </w:rPr>
        <w:t>29.8%</w:t>
      </w:r>
      <w:r w:rsidRPr="0010005D">
        <w:rPr>
          <w:rFonts w:ascii="Times New Roman" w:eastAsia="宋体" w:hAnsi="Times New Roman" w:hint="eastAsia"/>
          <w:shd w:val="clear" w:color="auto" w:fill="FFFFFF"/>
          <w:lang w:bidi="ar"/>
        </w:rPr>
        <w:t>）、水路</w:t>
      </w:r>
      <w:r w:rsidRPr="0010005D">
        <w:rPr>
          <w:rFonts w:ascii="Times New Roman" w:eastAsia="宋体" w:hAnsi="Times New Roman" w:hint="eastAsia"/>
          <w:shd w:val="clear" w:color="auto" w:fill="FFFFFF"/>
          <w:lang w:bidi="ar"/>
        </w:rPr>
        <w:t>25</w:t>
      </w:r>
      <w:r w:rsidRPr="0010005D">
        <w:rPr>
          <w:rFonts w:ascii="Times New Roman" w:eastAsia="宋体" w:hAnsi="Times New Roman" w:hint="eastAsia"/>
          <w:shd w:val="clear" w:color="auto" w:fill="FFFFFF"/>
          <w:lang w:bidi="ar"/>
        </w:rPr>
        <w:t>起（</w:t>
      </w:r>
      <w:r w:rsidRPr="0010005D">
        <w:rPr>
          <w:rFonts w:ascii="Times New Roman" w:eastAsia="宋体" w:hAnsi="Times New Roman" w:hint="eastAsia"/>
          <w:shd w:val="clear" w:color="auto" w:fill="FFFFFF"/>
          <w:lang w:bidi="ar"/>
        </w:rPr>
        <w:t>9.1%</w:t>
      </w:r>
      <w:r w:rsidRPr="0010005D">
        <w:rPr>
          <w:rFonts w:ascii="Times New Roman" w:eastAsia="宋体" w:hAnsi="Times New Roman" w:hint="eastAsia"/>
          <w:shd w:val="clear" w:color="auto" w:fill="FFFFFF"/>
          <w:lang w:bidi="ar"/>
        </w:rPr>
        <w:t>）、航空</w:t>
      </w:r>
      <w:r w:rsidRPr="0010005D">
        <w:rPr>
          <w:rFonts w:ascii="Times New Roman" w:eastAsia="宋体" w:hAnsi="Times New Roman" w:hint="eastAsia"/>
          <w:shd w:val="clear" w:color="auto" w:fill="FFFFFF"/>
          <w:lang w:bidi="ar"/>
        </w:rPr>
        <w:t>13</w:t>
      </w:r>
      <w:r w:rsidRPr="0010005D">
        <w:rPr>
          <w:rFonts w:ascii="Times New Roman" w:eastAsia="宋体" w:hAnsi="Times New Roman" w:hint="eastAsia"/>
          <w:shd w:val="clear" w:color="auto" w:fill="FFFFFF"/>
          <w:lang w:bidi="ar"/>
        </w:rPr>
        <w:t>起（</w:t>
      </w:r>
      <w:r w:rsidRPr="0010005D">
        <w:rPr>
          <w:rFonts w:ascii="Times New Roman" w:eastAsia="宋体" w:hAnsi="Times New Roman" w:hint="eastAsia"/>
          <w:shd w:val="clear" w:color="auto" w:fill="FFFFFF"/>
          <w:lang w:bidi="ar"/>
        </w:rPr>
        <w:t>4.7%</w:t>
      </w:r>
      <w:r w:rsidRPr="0010005D">
        <w:rPr>
          <w:rFonts w:ascii="Times New Roman" w:eastAsia="宋体" w:hAnsi="Times New Roman" w:hint="eastAsia"/>
          <w:shd w:val="clear" w:color="auto" w:fill="FFFFFF"/>
          <w:lang w:bidi="ar"/>
        </w:rPr>
        <w:t>）。形成</w:t>
      </w:r>
      <w:r w:rsidRPr="0010005D">
        <w:rPr>
          <w:rFonts w:ascii="Times New Roman" w:eastAsia="宋体" w:hAnsi="Times New Roman" w:hint="eastAsia"/>
          <w:shd w:val="clear" w:color="auto" w:fill="FFFFFF"/>
          <w:lang w:bidi="ar"/>
        </w:rPr>
        <w:t>12</w:t>
      </w:r>
      <w:r w:rsidRPr="0010005D">
        <w:rPr>
          <w:rFonts w:ascii="Times New Roman" w:eastAsia="宋体" w:hAnsi="Times New Roman" w:hint="eastAsia"/>
          <w:shd w:val="clear" w:color="auto" w:fill="FFFFFF"/>
          <w:lang w:bidi="ar"/>
        </w:rPr>
        <w:t>个一级类型全景谱系。</w:t>
      </w:r>
    </w:p>
    <w:p w14:paraId="267AEC9C" w14:textId="77777777" w:rsidR="00527DAD" w:rsidRPr="0010005D" w:rsidRDefault="00527DAD" w:rsidP="00527DAD">
      <w:pPr>
        <w:spacing w:line="360" w:lineRule="auto"/>
        <w:ind w:firstLineChars="300" w:firstLine="723"/>
        <w:rPr>
          <w:rFonts w:ascii="Times New Roman" w:eastAsia="宋体" w:hAnsi="Times New Roman" w:cs="仿宋_GB2312"/>
          <w:b/>
        </w:rPr>
      </w:pPr>
      <w:r w:rsidRPr="0010005D">
        <w:rPr>
          <w:rFonts w:ascii="Times New Roman" w:eastAsia="宋体" w:hAnsi="Times New Roman" w:cs="仿宋_GB2312" w:hint="eastAsia"/>
          <w:b/>
        </w:rPr>
        <w:t>（一）分行业特征</w:t>
      </w:r>
    </w:p>
    <w:p w14:paraId="54D3F490" w14:textId="77777777" w:rsidR="00527DAD" w:rsidRPr="0010005D" w:rsidRDefault="00527DAD" w:rsidP="00527DAD">
      <w:pPr>
        <w:spacing w:line="360" w:lineRule="auto"/>
        <w:ind w:firstLineChars="300" w:firstLine="723"/>
        <w:rPr>
          <w:rFonts w:ascii="Times New Roman" w:eastAsia="宋体" w:hAnsi="Times New Roman" w:cs="仿宋_GB2312"/>
        </w:rPr>
      </w:pPr>
      <w:r w:rsidRPr="0010005D">
        <w:rPr>
          <w:rFonts w:ascii="Times New Roman" w:eastAsia="宋体" w:hAnsi="Times New Roman" w:cs="仿宋_GB2312" w:hint="eastAsia"/>
          <w:b/>
          <w:bCs/>
        </w:rPr>
        <w:t>1.</w:t>
      </w:r>
      <w:r w:rsidRPr="0010005D">
        <w:rPr>
          <w:rFonts w:ascii="Times New Roman" w:eastAsia="宋体" w:hAnsi="Times New Roman" w:cs="仿宋_GB2312" w:hint="eastAsia"/>
          <w:b/>
          <w:bCs/>
        </w:rPr>
        <w:t>公路</w:t>
      </w:r>
    </w:p>
    <w:p w14:paraId="625A149F"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公路舆情呈现“三峰”分布</w:t>
      </w:r>
      <w:r w:rsidRPr="0010005D">
        <w:rPr>
          <w:rFonts w:ascii="Times New Roman" w:eastAsia="宋体" w:hAnsi="Times New Roman" w:cs="仿宋_GB2312" w:hint="eastAsia"/>
        </w:rPr>
        <w:t>--2022</w:t>
      </w:r>
      <w:r w:rsidRPr="0010005D">
        <w:rPr>
          <w:rFonts w:ascii="Times New Roman" w:eastAsia="宋体" w:hAnsi="Times New Roman" w:cs="仿宋_GB2312" w:hint="eastAsia"/>
        </w:rPr>
        <w:t>年</w:t>
      </w:r>
      <w:r w:rsidRPr="0010005D">
        <w:rPr>
          <w:rFonts w:ascii="Times New Roman" w:eastAsia="宋体" w:hAnsi="Times New Roman" w:cs="仿宋_GB2312" w:hint="eastAsia"/>
        </w:rPr>
        <w:t>31</w:t>
      </w:r>
      <w:r w:rsidRPr="0010005D">
        <w:rPr>
          <w:rFonts w:ascii="Times New Roman" w:eastAsia="宋体" w:hAnsi="Times New Roman" w:cs="仿宋_GB2312" w:hint="eastAsia"/>
        </w:rPr>
        <w:t>起、</w:t>
      </w:r>
      <w:r w:rsidRPr="0010005D">
        <w:rPr>
          <w:rFonts w:ascii="Times New Roman" w:eastAsia="宋体" w:hAnsi="Times New Roman" w:cs="仿宋_GB2312" w:hint="eastAsia"/>
        </w:rPr>
        <w:t>2023</w:t>
      </w:r>
      <w:r w:rsidRPr="0010005D">
        <w:rPr>
          <w:rFonts w:ascii="Times New Roman" w:eastAsia="宋体" w:hAnsi="Times New Roman" w:cs="仿宋_GB2312" w:hint="eastAsia"/>
        </w:rPr>
        <w:t>年</w:t>
      </w:r>
      <w:r w:rsidRPr="0010005D">
        <w:rPr>
          <w:rFonts w:ascii="Times New Roman" w:eastAsia="宋体" w:hAnsi="Times New Roman" w:cs="仿宋_GB2312" w:hint="eastAsia"/>
        </w:rPr>
        <w:t>34</w:t>
      </w:r>
      <w:r w:rsidRPr="0010005D">
        <w:rPr>
          <w:rFonts w:ascii="Times New Roman" w:eastAsia="宋体" w:hAnsi="Times New Roman" w:cs="仿宋_GB2312" w:hint="eastAsia"/>
        </w:rPr>
        <w:t>起、</w:t>
      </w:r>
      <w:r w:rsidRPr="0010005D">
        <w:rPr>
          <w:rFonts w:ascii="Times New Roman" w:eastAsia="宋体" w:hAnsi="Times New Roman" w:cs="仿宋_GB2312" w:hint="eastAsia"/>
        </w:rPr>
        <w:t>2024</w:t>
      </w:r>
      <w:r w:rsidRPr="0010005D">
        <w:rPr>
          <w:rFonts w:ascii="Times New Roman" w:eastAsia="宋体" w:hAnsi="Times New Roman" w:cs="仿宋_GB2312" w:hint="eastAsia"/>
        </w:rPr>
        <w:t>年</w:t>
      </w:r>
      <w:r w:rsidRPr="0010005D">
        <w:rPr>
          <w:rFonts w:ascii="Times New Roman" w:eastAsia="宋体" w:hAnsi="Times New Roman" w:cs="仿宋_GB2312" w:hint="eastAsia"/>
        </w:rPr>
        <w:t>42</w:t>
      </w:r>
      <w:r w:rsidRPr="0010005D">
        <w:rPr>
          <w:rFonts w:ascii="Times New Roman" w:eastAsia="宋体" w:hAnsi="Times New Roman" w:cs="仿宋_GB2312" w:hint="eastAsia"/>
        </w:rPr>
        <w:t>起，</w:t>
      </w:r>
      <w:r w:rsidRPr="0010005D">
        <w:rPr>
          <w:rFonts w:ascii="Times New Roman" w:eastAsia="宋体" w:hAnsi="Times New Roman" w:cs="仿宋_GB2312" w:hint="eastAsia"/>
        </w:rPr>
        <w:t>2025</w:t>
      </w:r>
      <w:r w:rsidRPr="0010005D">
        <w:rPr>
          <w:rFonts w:ascii="Times New Roman" w:eastAsia="宋体" w:hAnsi="Times New Roman" w:cs="仿宋_GB2312" w:hint="eastAsia"/>
        </w:rPr>
        <w:t>年仅上半年已</w:t>
      </w:r>
      <w:r w:rsidRPr="0010005D">
        <w:rPr>
          <w:rFonts w:ascii="Times New Roman" w:eastAsia="宋体" w:hAnsi="Times New Roman" w:cs="仿宋_GB2312" w:hint="eastAsia"/>
        </w:rPr>
        <w:t>48</w:t>
      </w:r>
      <w:r w:rsidRPr="0010005D">
        <w:rPr>
          <w:rFonts w:ascii="Times New Roman" w:eastAsia="宋体" w:hAnsi="Times New Roman" w:cs="仿宋_GB2312" w:hint="eastAsia"/>
        </w:rPr>
        <w:t>起，</w:t>
      </w:r>
      <w:proofErr w:type="gramStart"/>
      <w:r w:rsidRPr="0010005D">
        <w:rPr>
          <w:rFonts w:ascii="Times New Roman" w:eastAsia="宋体" w:hAnsi="Times New Roman" w:cs="仿宋_GB2312" w:hint="eastAsia"/>
        </w:rPr>
        <w:t>按年化值推算</w:t>
      </w:r>
      <w:proofErr w:type="gramEnd"/>
      <w:r w:rsidRPr="0010005D">
        <w:rPr>
          <w:rFonts w:ascii="Times New Roman" w:eastAsia="宋体" w:hAnsi="Times New Roman" w:cs="仿宋_GB2312" w:hint="eastAsia"/>
        </w:rPr>
        <w:t>全年将突破</w:t>
      </w:r>
      <w:r w:rsidRPr="0010005D">
        <w:rPr>
          <w:rFonts w:ascii="Times New Roman" w:eastAsia="宋体" w:hAnsi="Times New Roman" w:cs="仿宋_GB2312" w:hint="eastAsia"/>
        </w:rPr>
        <w:t>90</w:t>
      </w:r>
      <w:r w:rsidRPr="0010005D">
        <w:rPr>
          <w:rFonts w:ascii="Times New Roman" w:eastAsia="宋体" w:hAnsi="Times New Roman" w:cs="仿宋_GB2312" w:hint="eastAsia"/>
        </w:rPr>
        <w:t>起，增速</w:t>
      </w:r>
      <w:r w:rsidRPr="0010005D">
        <w:rPr>
          <w:rFonts w:ascii="Times New Roman" w:eastAsia="宋体" w:hAnsi="Times New Roman" w:cs="仿宋_GB2312" w:hint="eastAsia"/>
        </w:rPr>
        <w:t>114%</w:t>
      </w:r>
      <w:r w:rsidRPr="0010005D">
        <w:rPr>
          <w:rFonts w:ascii="Times New Roman" w:eastAsia="宋体" w:hAnsi="Times New Roman" w:cs="仿宋_GB2312" w:hint="eastAsia"/>
        </w:rPr>
        <w:t>。形态上以“单车失控”“多车追尾”“高危驾驶”三类为主，合计占比</w:t>
      </w:r>
      <w:r w:rsidRPr="0010005D">
        <w:rPr>
          <w:rFonts w:ascii="Times New Roman" w:eastAsia="宋体" w:hAnsi="Times New Roman" w:cs="仿宋_GB2312" w:hint="eastAsia"/>
        </w:rPr>
        <w:t>62.6%</w:t>
      </w:r>
      <w:r w:rsidRPr="0010005D">
        <w:rPr>
          <w:rFonts w:ascii="Times New Roman" w:eastAsia="宋体" w:hAnsi="Times New Roman" w:cs="仿宋_GB2312" w:hint="eastAsia"/>
        </w:rPr>
        <w:t>；死亡人数≥</w:t>
      </w:r>
      <w:r w:rsidRPr="0010005D">
        <w:rPr>
          <w:rFonts w:ascii="Times New Roman" w:eastAsia="宋体" w:hAnsi="Times New Roman" w:cs="仿宋_GB2312" w:hint="eastAsia"/>
        </w:rPr>
        <w:t>3</w:t>
      </w:r>
      <w:r w:rsidRPr="0010005D">
        <w:rPr>
          <w:rFonts w:ascii="Times New Roman" w:eastAsia="宋体" w:hAnsi="Times New Roman" w:cs="仿宋_GB2312" w:hint="eastAsia"/>
        </w:rPr>
        <w:t>人的较大事故</w:t>
      </w:r>
      <w:r w:rsidRPr="0010005D">
        <w:rPr>
          <w:rFonts w:ascii="Times New Roman" w:eastAsia="宋体" w:hAnsi="Times New Roman" w:cs="仿宋_GB2312" w:hint="eastAsia"/>
        </w:rPr>
        <w:t>29</w:t>
      </w:r>
      <w:r w:rsidRPr="0010005D">
        <w:rPr>
          <w:rFonts w:ascii="Times New Roman" w:eastAsia="宋体" w:hAnsi="Times New Roman" w:cs="仿宋_GB2312" w:hint="eastAsia"/>
        </w:rPr>
        <w:t>起，占公路舆情总量</w:t>
      </w:r>
      <w:r w:rsidRPr="0010005D">
        <w:rPr>
          <w:rFonts w:ascii="Times New Roman" w:eastAsia="宋体" w:hAnsi="Times New Roman" w:cs="仿宋_GB2312" w:hint="eastAsia"/>
        </w:rPr>
        <w:t>18.7%</w:t>
      </w:r>
      <w:r w:rsidRPr="0010005D">
        <w:rPr>
          <w:rFonts w:ascii="Times New Roman" w:eastAsia="宋体" w:hAnsi="Times New Roman" w:cs="仿宋_GB2312" w:hint="eastAsia"/>
        </w:rPr>
        <w:t>。</w:t>
      </w:r>
    </w:p>
    <w:p w14:paraId="34D60F93"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表</w:t>
      </w:r>
      <w:r w:rsidRPr="0010005D">
        <w:rPr>
          <w:rFonts w:ascii="Times New Roman" w:eastAsia="宋体" w:hAnsi="Times New Roman" w:cs="仿宋_GB2312" w:hint="eastAsia"/>
        </w:rPr>
        <w:t>1</w:t>
      </w:r>
      <w:r w:rsidRPr="0010005D">
        <w:rPr>
          <w:rFonts w:ascii="Times New Roman" w:eastAsia="宋体" w:hAnsi="Times New Roman" w:cs="仿宋_GB2312" w:hint="eastAsia"/>
        </w:rPr>
        <w:t>：</w:t>
      </w:r>
      <w:r w:rsidRPr="0010005D">
        <w:rPr>
          <w:rFonts w:ascii="Times New Roman" w:eastAsia="宋体" w:hAnsi="Times New Roman" w:cs="仿宋_GB2312" w:hint="eastAsia"/>
        </w:rPr>
        <w:t xml:space="preserve"> </w:t>
      </w:r>
      <w:r w:rsidRPr="0010005D">
        <w:rPr>
          <w:rFonts w:ascii="Times New Roman" w:eastAsia="宋体" w:hAnsi="Times New Roman" w:cs="仿宋_GB2312"/>
          <w:b/>
          <w:bCs/>
        </w:rPr>
        <w:t>20</w:t>
      </w:r>
      <w:r w:rsidRPr="0010005D">
        <w:rPr>
          <w:rFonts w:ascii="Times New Roman" w:eastAsia="宋体" w:hAnsi="Times New Roman" w:cs="仿宋_GB2312" w:hint="eastAsia"/>
          <w:b/>
          <w:bCs/>
        </w:rPr>
        <w:t>22</w:t>
      </w:r>
      <w:r w:rsidRPr="0010005D">
        <w:rPr>
          <w:rFonts w:ascii="Times New Roman" w:eastAsia="宋体" w:hAnsi="Times New Roman" w:cs="仿宋_GB2312"/>
          <w:b/>
          <w:bCs/>
        </w:rPr>
        <w:t>-2025</w:t>
      </w:r>
      <w:r w:rsidRPr="0010005D">
        <w:rPr>
          <w:rFonts w:ascii="Times New Roman" w:eastAsia="宋体" w:hAnsi="Times New Roman" w:cs="仿宋_GB2312"/>
          <w:b/>
          <w:bCs/>
        </w:rPr>
        <w:t>年公路交通事故舆情类型分布统计表</w:t>
      </w:r>
    </w:p>
    <w:tbl>
      <w:tblPr>
        <w:tblW w:w="0" w:type="auto"/>
        <w:tblBorders>
          <w:top w:val="single" w:sz="12" w:space="0" w:color="auto"/>
          <w:bottom w:val="single" w:sz="12" w:space="0" w:color="auto"/>
        </w:tblBorders>
        <w:tblLayout w:type="fixed"/>
        <w:tblCellMar>
          <w:left w:w="10" w:type="dxa"/>
          <w:right w:w="10" w:type="dxa"/>
        </w:tblCellMar>
        <w:tblLook w:val="04A0" w:firstRow="1" w:lastRow="0" w:firstColumn="1" w:lastColumn="0" w:noHBand="0" w:noVBand="1"/>
      </w:tblPr>
      <w:tblGrid>
        <w:gridCol w:w="2390"/>
        <w:gridCol w:w="763"/>
        <w:gridCol w:w="1145"/>
        <w:gridCol w:w="960"/>
        <w:gridCol w:w="3012"/>
      </w:tblGrid>
      <w:tr w:rsidR="00527DAD" w:rsidRPr="0010005D" w14:paraId="3672FE12" w14:textId="77777777" w:rsidTr="00C00EE5">
        <w:tc>
          <w:tcPr>
            <w:tcW w:w="2390" w:type="dxa"/>
            <w:tcBorders>
              <w:top w:val="single" w:sz="12" w:space="0" w:color="000000"/>
              <w:bottom w:val="single" w:sz="4" w:space="0" w:color="000000"/>
              <w:tl2br w:val="nil"/>
            </w:tcBorders>
            <w:shd w:val="clear" w:color="auto" w:fill="FFFFFF"/>
            <w:tcMar>
              <w:top w:w="60" w:type="dxa"/>
              <w:left w:w="120" w:type="dxa"/>
              <w:bottom w:w="30" w:type="dxa"/>
              <w:right w:w="120" w:type="dxa"/>
            </w:tcMar>
          </w:tcPr>
          <w:p w14:paraId="13203EE4"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公路事故二级类型</w:t>
            </w:r>
          </w:p>
        </w:tc>
        <w:tc>
          <w:tcPr>
            <w:tcW w:w="763" w:type="dxa"/>
            <w:tcBorders>
              <w:top w:val="single" w:sz="12" w:space="0" w:color="000000"/>
              <w:bottom w:val="single" w:sz="4" w:space="0" w:color="000000"/>
            </w:tcBorders>
            <w:shd w:val="clear" w:color="auto" w:fill="FFFFFF"/>
            <w:tcMar>
              <w:top w:w="60" w:type="dxa"/>
              <w:left w:w="120" w:type="dxa"/>
              <w:bottom w:w="30" w:type="dxa"/>
              <w:right w:w="120" w:type="dxa"/>
            </w:tcMar>
          </w:tcPr>
          <w:p w14:paraId="5719650D"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起数</w:t>
            </w:r>
          </w:p>
        </w:tc>
        <w:tc>
          <w:tcPr>
            <w:tcW w:w="1145" w:type="dxa"/>
            <w:tcBorders>
              <w:top w:val="single" w:sz="12" w:space="0" w:color="000000"/>
              <w:bottom w:val="single" w:sz="4" w:space="0" w:color="000000"/>
            </w:tcBorders>
            <w:shd w:val="clear" w:color="auto" w:fill="FFFFFF"/>
            <w:tcMar>
              <w:top w:w="60" w:type="dxa"/>
              <w:left w:w="120" w:type="dxa"/>
              <w:bottom w:w="30" w:type="dxa"/>
              <w:right w:w="120" w:type="dxa"/>
            </w:tcMar>
          </w:tcPr>
          <w:p w14:paraId="044694B8"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死亡≥</w:t>
            </w:r>
            <w:r w:rsidRPr="0010005D">
              <w:rPr>
                <w:rFonts w:ascii="Times New Roman" w:eastAsia="宋体" w:hAnsi="Times New Roman" w:cs="宋体" w:hint="eastAsia"/>
                <w:color w:val="000000"/>
                <w:sz w:val="18"/>
                <w:szCs w:val="18"/>
              </w:rPr>
              <w:t>3</w:t>
            </w:r>
            <w:r w:rsidRPr="0010005D">
              <w:rPr>
                <w:rFonts w:ascii="Times New Roman" w:eastAsia="宋体" w:hAnsi="Times New Roman" w:cs="宋体" w:hint="eastAsia"/>
                <w:color w:val="000000"/>
                <w:sz w:val="18"/>
                <w:szCs w:val="18"/>
              </w:rPr>
              <w:t>起</w:t>
            </w:r>
          </w:p>
        </w:tc>
        <w:tc>
          <w:tcPr>
            <w:tcW w:w="960" w:type="dxa"/>
            <w:tcBorders>
              <w:top w:val="single" w:sz="12" w:space="0" w:color="000000"/>
              <w:bottom w:val="single" w:sz="4" w:space="0" w:color="000000"/>
            </w:tcBorders>
            <w:shd w:val="clear" w:color="auto" w:fill="FFFFFF"/>
            <w:tcMar>
              <w:top w:w="60" w:type="dxa"/>
              <w:left w:w="120" w:type="dxa"/>
              <w:bottom w:w="30" w:type="dxa"/>
              <w:right w:w="120" w:type="dxa"/>
            </w:tcMar>
          </w:tcPr>
          <w:p w14:paraId="22C40706"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次生舆情</w:t>
            </w:r>
          </w:p>
        </w:tc>
        <w:tc>
          <w:tcPr>
            <w:tcW w:w="3012" w:type="dxa"/>
            <w:tcBorders>
              <w:top w:val="single" w:sz="12" w:space="0" w:color="000000"/>
              <w:bottom w:val="single" w:sz="4" w:space="0" w:color="000000"/>
            </w:tcBorders>
            <w:shd w:val="clear" w:color="auto" w:fill="FFFFFF"/>
            <w:tcMar>
              <w:top w:w="60" w:type="dxa"/>
              <w:left w:w="120" w:type="dxa"/>
              <w:bottom w:w="30" w:type="dxa"/>
              <w:right w:w="120" w:type="dxa"/>
            </w:tcMar>
          </w:tcPr>
          <w:p w14:paraId="554E432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典型代表事件</w:t>
            </w:r>
          </w:p>
        </w:tc>
      </w:tr>
      <w:tr w:rsidR="00527DAD" w:rsidRPr="0010005D" w14:paraId="0BE14319" w14:textId="77777777" w:rsidTr="00C00EE5">
        <w:tc>
          <w:tcPr>
            <w:tcW w:w="2390" w:type="dxa"/>
            <w:tcBorders>
              <w:top w:val="single" w:sz="4" w:space="0" w:color="000000"/>
            </w:tcBorders>
            <w:shd w:val="clear" w:color="auto" w:fill="FFFFFF"/>
            <w:tcMar>
              <w:top w:w="60" w:type="dxa"/>
              <w:left w:w="120" w:type="dxa"/>
              <w:bottom w:w="30" w:type="dxa"/>
              <w:right w:w="120" w:type="dxa"/>
            </w:tcMar>
          </w:tcPr>
          <w:p w14:paraId="7489B647"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高危驾驶（疲劳、超</w:t>
            </w:r>
            <w:r w:rsidRPr="0010005D">
              <w:rPr>
                <w:rFonts w:ascii="Times New Roman" w:eastAsia="宋体" w:hAnsi="Times New Roman" w:cs="宋体" w:hint="eastAsia"/>
                <w:color w:val="000000"/>
                <w:sz w:val="18"/>
                <w:szCs w:val="18"/>
              </w:rPr>
              <w:lastRenderedPageBreak/>
              <w:t>速、闯红灯）</w:t>
            </w:r>
          </w:p>
        </w:tc>
        <w:tc>
          <w:tcPr>
            <w:tcW w:w="763" w:type="dxa"/>
            <w:tcBorders>
              <w:top w:val="single" w:sz="4" w:space="0" w:color="000000"/>
            </w:tcBorders>
            <w:shd w:val="clear" w:color="auto" w:fill="FFFFFF"/>
            <w:tcMar>
              <w:top w:w="60" w:type="dxa"/>
              <w:left w:w="120" w:type="dxa"/>
              <w:bottom w:w="30" w:type="dxa"/>
              <w:right w:w="120" w:type="dxa"/>
            </w:tcMar>
          </w:tcPr>
          <w:p w14:paraId="6222B568"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lastRenderedPageBreak/>
              <w:t>32</w:t>
            </w:r>
          </w:p>
        </w:tc>
        <w:tc>
          <w:tcPr>
            <w:tcW w:w="1145" w:type="dxa"/>
            <w:tcBorders>
              <w:top w:val="single" w:sz="4" w:space="0" w:color="000000"/>
            </w:tcBorders>
            <w:shd w:val="clear" w:color="auto" w:fill="FFFFFF"/>
            <w:tcMar>
              <w:top w:w="60" w:type="dxa"/>
              <w:left w:w="120" w:type="dxa"/>
              <w:bottom w:w="30" w:type="dxa"/>
              <w:right w:w="120" w:type="dxa"/>
            </w:tcMar>
          </w:tcPr>
          <w:p w14:paraId="68963B1C"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9</w:t>
            </w:r>
          </w:p>
        </w:tc>
        <w:tc>
          <w:tcPr>
            <w:tcW w:w="960" w:type="dxa"/>
            <w:tcBorders>
              <w:top w:val="single" w:sz="4" w:space="0" w:color="000000"/>
            </w:tcBorders>
            <w:shd w:val="clear" w:color="auto" w:fill="FFFFFF"/>
            <w:tcMar>
              <w:top w:w="60" w:type="dxa"/>
              <w:left w:w="120" w:type="dxa"/>
              <w:bottom w:w="30" w:type="dxa"/>
              <w:right w:w="120" w:type="dxa"/>
            </w:tcMar>
          </w:tcPr>
          <w:p w14:paraId="66668353"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3012" w:type="dxa"/>
            <w:tcBorders>
              <w:top w:val="single" w:sz="4" w:space="0" w:color="000000"/>
            </w:tcBorders>
            <w:shd w:val="clear" w:color="auto" w:fill="FFFFFF"/>
            <w:tcMar>
              <w:top w:w="60" w:type="dxa"/>
              <w:left w:w="120" w:type="dxa"/>
              <w:bottom w:w="30" w:type="dxa"/>
              <w:right w:w="120" w:type="dxa"/>
            </w:tcMar>
          </w:tcPr>
          <w:p w14:paraId="05C9056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2025-5-4</w:t>
            </w:r>
            <w:proofErr w:type="gramStart"/>
            <w:r w:rsidRPr="0010005D">
              <w:rPr>
                <w:rFonts w:ascii="Times New Roman" w:eastAsia="宋体" w:hAnsi="Times New Roman" w:cs="宋体" w:hint="eastAsia"/>
                <w:color w:val="000000"/>
                <w:sz w:val="18"/>
                <w:szCs w:val="18"/>
              </w:rPr>
              <w:t>滕州酒驾</w:t>
            </w:r>
            <w:proofErr w:type="gramEnd"/>
            <w:r w:rsidRPr="0010005D">
              <w:rPr>
                <w:rFonts w:ascii="Times New Roman" w:eastAsia="宋体" w:hAnsi="Times New Roman" w:cs="宋体" w:hint="eastAsia"/>
                <w:color w:val="000000"/>
                <w:sz w:val="18"/>
                <w:szCs w:val="18"/>
              </w:rPr>
              <w:t>6</w:t>
            </w:r>
            <w:r w:rsidRPr="0010005D">
              <w:rPr>
                <w:rFonts w:ascii="Times New Roman" w:eastAsia="宋体" w:hAnsi="Times New Roman" w:cs="宋体" w:hint="eastAsia"/>
                <w:color w:val="000000"/>
                <w:sz w:val="18"/>
                <w:szCs w:val="18"/>
              </w:rPr>
              <w:t>死</w:t>
            </w:r>
          </w:p>
        </w:tc>
      </w:tr>
      <w:tr w:rsidR="00527DAD" w:rsidRPr="0010005D" w14:paraId="6BE1B6C2" w14:textId="77777777" w:rsidTr="00C00EE5">
        <w:tc>
          <w:tcPr>
            <w:tcW w:w="2390" w:type="dxa"/>
            <w:shd w:val="clear" w:color="auto" w:fill="FFFFFF"/>
            <w:tcMar>
              <w:top w:w="60" w:type="dxa"/>
              <w:left w:w="120" w:type="dxa"/>
              <w:bottom w:w="30" w:type="dxa"/>
              <w:right w:w="120" w:type="dxa"/>
            </w:tcMar>
          </w:tcPr>
          <w:p w14:paraId="5BD7C12A"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多车追尾</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连锁相撞</w:t>
            </w:r>
          </w:p>
        </w:tc>
        <w:tc>
          <w:tcPr>
            <w:tcW w:w="763" w:type="dxa"/>
            <w:shd w:val="clear" w:color="auto" w:fill="FFFFFF"/>
            <w:tcMar>
              <w:top w:w="60" w:type="dxa"/>
              <w:left w:w="120" w:type="dxa"/>
              <w:bottom w:w="30" w:type="dxa"/>
              <w:right w:w="120" w:type="dxa"/>
            </w:tcMar>
          </w:tcPr>
          <w:p w14:paraId="7F1A531A"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28</w:t>
            </w:r>
          </w:p>
        </w:tc>
        <w:tc>
          <w:tcPr>
            <w:tcW w:w="1145" w:type="dxa"/>
            <w:shd w:val="clear" w:color="auto" w:fill="FFFFFF"/>
            <w:tcMar>
              <w:top w:w="60" w:type="dxa"/>
              <w:left w:w="120" w:type="dxa"/>
              <w:bottom w:w="30" w:type="dxa"/>
              <w:right w:w="120" w:type="dxa"/>
            </w:tcMar>
          </w:tcPr>
          <w:p w14:paraId="2FF30D6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960" w:type="dxa"/>
            <w:shd w:val="clear" w:color="auto" w:fill="FFFFFF"/>
            <w:tcMar>
              <w:top w:w="60" w:type="dxa"/>
              <w:left w:w="120" w:type="dxa"/>
              <w:bottom w:w="30" w:type="dxa"/>
              <w:right w:w="120" w:type="dxa"/>
            </w:tcMar>
          </w:tcPr>
          <w:p w14:paraId="1A55CCC3"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3012" w:type="dxa"/>
            <w:shd w:val="clear" w:color="auto" w:fill="FFFFFF"/>
            <w:tcMar>
              <w:top w:w="60" w:type="dxa"/>
              <w:left w:w="120" w:type="dxa"/>
              <w:bottom w:w="30" w:type="dxa"/>
              <w:right w:w="120" w:type="dxa"/>
            </w:tcMar>
          </w:tcPr>
          <w:p w14:paraId="689D0BFC"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2023-2-4</w:t>
            </w:r>
            <w:r w:rsidRPr="0010005D">
              <w:rPr>
                <w:rFonts w:ascii="Times New Roman" w:eastAsia="宋体" w:hAnsi="Times New Roman" w:cs="宋体" w:hint="eastAsia"/>
                <w:color w:val="000000"/>
                <w:sz w:val="18"/>
                <w:szCs w:val="18"/>
              </w:rPr>
              <w:t>许广高速</w:t>
            </w:r>
            <w:r w:rsidRPr="0010005D">
              <w:rPr>
                <w:rFonts w:ascii="Times New Roman" w:eastAsia="宋体" w:hAnsi="Times New Roman" w:cs="宋体" w:hint="eastAsia"/>
                <w:color w:val="000000"/>
                <w:sz w:val="18"/>
                <w:szCs w:val="18"/>
              </w:rPr>
              <w:t>16</w:t>
            </w:r>
            <w:r w:rsidRPr="0010005D">
              <w:rPr>
                <w:rFonts w:ascii="Times New Roman" w:eastAsia="宋体" w:hAnsi="Times New Roman" w:cs="宋体" w:hint="eastAsia"/>
                <w:color w:val="000000"/>
                <w:sz w:val="18"/>
                <w:szCs w:val="18"/>
              </w:rPr>
              <w:t>死</w:t>
            </w:r>
          </w:p>
        </w:tc>
      </w:tr>
      <w:tr w:rsidR="00527DAD" w:rsidRPr="0010005D" w14:paraId="7124A305" w14:textId="77777777" w:rsidTr="00C00EE5">
        <w:tc>
          <w:tcPr>
            <w:tcW w:w="2390" w:type="dxa"/>
            <w:shd w:val="clear" w:color="auto" w:fill="FFFFFF"/>
            <w:tcMar>
              <w:top w:w="60" w:type="dxa"/>
              <w:left w:w="120" w:type="dxa"/>
              <w:bottom w:w="30" w:type="dxa"/>
              <w:right w:w="120" w:type="dxa"/>
            </w:tcMar>
          </w:tcPr>
          <w:p w14:paraId="4D2D261D"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单车失控</w:t>
            </w:r>
            <w:r w:rsidRPr="0010005D">
              <w:rPr>
                <w:rFonts w:ascii="Times New Roman" w:eastAsia="宋体" w:hAnsi="Times New Roman" w:cs="宋体" w:hint="eastAsia"/>
                <w:color w:val="000000"/>
                <w:sz w:val="18"/>
                <w:szCs w:val="18"/>
              </w:rPr>
              <w:t>-</w:t>
            </w:r>
            <w:proofErr w:type="gramStart"/>
            <w:r w:rsidRPr="0010005D">
              <w:rPr>
                <w:rFonts w:ascii="Times New Roman" w:eastAsia="宋体" w:hAnsi="Times New Roman" w:cs="宋体" w:hint="eastAsia"/>
                <w:color w:val="000000"/>
                <w:sz w:val="18"/>
                <w:szCs w:val="18"/>
              </w:rPr>
              <w:t>撞固定</w:t>
            </w:r>
            <w:proofErr w:type="gramEnd"/>
            <w:r w:rsidRPr="0010005D">
              <w:rPr>
                <w:rFonts w:ascii="Times New Roman" w:eastAsia="宋体" w:hAnsi="Times New Roman" w:cs="宋体" w:hint="eastAsia"/>
                <w:color w:val="000000"/>
                <w:sz w:val="18"/>
                <w:szCs w:val="18"/>
              </w:rPr>
              <w:t>物</w:t>
            </w:r>
          </w:p>
        </w:tc>
        <w:tc>
          <w:tcPr>
            <w:tcW w:w="763" w:type="dxa"/>
            <w:shd w:val="clear" w:color="auto" w:fill="FFFFFF"/>
            <w:tcMar>
              <w:top w:w="60" w:type="dxa"/>
              <w:left w:w="120" w:type="dxa"/>
              <w:bottom w:w="30" w:type="dxa"/>
              <w:right w:w="120" w:type="dxa"/>
            </w:tcMar>
          </w:tcPr>
          <w:p w14:paraId="581C0744"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26</w:t>
            </w:r>
          </w:p>
        </w:tc>
        <w:tc>
          <w:tcPr>
            <w:tcW w:w="1145" w:type="dxa"/>
            <w:shd w:val="clear" w:color="auto" w:fill="FFFFFF"/>
            <w:tcMar>
              <w:top w:w="60" w:type="dxa"/>
              <w:left w:w="120" w:type="dxa"/>
              <w:bottom w:w="30" w:type="dxa"/>
              <w:right w:w="120" w:type="dxa"/>
            </w:tcMar>
          </w:tcPr>
          <w:p w14:paraId="464FA8A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960" w:type="dxa"/>
            <w:shd w:val="clear" w:color="auto" w:fill="FFFFFF"/>
            <w:tcMar>
              <w:top w:w="60" w:type="dxa"/>
              <w:left w:w="120" w:type="dxa"/>
              <w:bottom w:w="30" w:type="dxa"/>
              <w:right w:w="120" w:type="dxa"/>
            </w:tcMar>
          </w:tcPr>
          <w:p w14:paraId="7905C630"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3012" w:type="dxa"/>
            <w:shd w:val="clear" w:color="auto" w:fill="FFFFFF"/>
            <w:tcMar>
              <w:top w:w="60" w:type="dxa"/>
              <w:left w:w="120" w:type="dxa"/>
              <w:bottom w:w="30" w:type="dxa"/>
              <w:right w:w="120" w:type="dxa"/>
            </w:tcMar>
          </w:tcPr>
          <w:p w14:paraId="6D91102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2024-4-26</w:t>
            </w:r>
            <w:r w:rsidRPr="0010005D">
              <w:rPr>
                <w:rFonts w:ascii="Times New Roman" w:eastAsia="宋体" w:hAnsi="Times New Roman" w:cs="宋体" w:hint="eastAsia"/>
                <w:color w:val="000000"/>
                <w:sz w:val="18"/>
                <w:szCs w:val="18"/>
              </w:rPr>
              <w:t>运城</w:t>
            </w:r>
            <w:proofErr w:type="gramStart"/>
            <w:r w:rsidRPr="0010005D">
              <w:rPr>
                <w:rFonts w:ascii="Times New Roman" w:eastAsia="宋体" w:hAnsi="Times New Roman" w:cs="宋体" w:hint="eastAsia"/>
                <w:color w:val="000000"/>
                <w:sz w:val="18"/>
                <w:szCs w:val="18"/>
              </w:rPr>
              <w:t>问界撞养护车</w:t>
            </w:r>
            <w:proofErr w:type="gramEnd"/>
            <w:r w:rsidRPr="0010005D">
              <w:rPr>
                <w:rFonts w:ascii="Times New Roman" w:eastAsia="宋体" w:hAnsi="Times New Roman" w:cs="宋体" w:hint="eastAsia"/>
                <w:color w:val="000000"/>
                <w:sz w:val="18"/>
                <w:szCs w:val="18"/>
              </w:rPr>
              <w:t>3</w:t>
            </w:r>
            <w:r w:rsidRPr="0010005D">
              <w:rPr>
                <w:rFonts w:ascii="Times New Roman" w:eastAsia="宋体" w:hAnsi="Times New Roman" w:cs="宋体" w:hint="eastAsia"/>
                <w:color w:val="000000"/>
                <w:sz w:val="18"/>
                <w:szCs w:val="18"/>
              </w:rPr>
              <w:t>死</w:t>
            </w:r>
          </w:p>
        </w:tc>
      </w:tr>
      <w:tr w:rsidR="00527DAD" w:rsidRPr="0010005D" w14:paraId="2F827CFC" w14:textId="77777777" w:rsidTr="00C00EE5">
        <w:tc>
          <w:tcPr>
            <w:tcW w:w="2390" w:type="dxa"/>
            <w:shd w:val="clear" w:color="auto" w:fill="FFFFFF"/>
            <w:tcMar>
              <w:top w:w="60" w:type="dxa"/>
              <w:left w:w="120" w:type="dxa"/>
              <w:bottom w:w="30" w:type="dxa"/>
              <w:right w:w="120" w:type="dxa"/>
            </w:tcMar>
          </w:tcPr>
          <w:p w14:paraId="258ED95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“老头乐”</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非机动车混行</w:t>
            </w:r>
          </w:p>
        </w:tc>
        <w:tc>
          <w:tcPr>
            <w:tcW w:w="763" w:type="dxa"/>
            <w:shd w:val="clear" w:color="auto" w:fill="FFFFFF"/>
            <w:tcMar>
              <w:top w:w="60" w:type="dxa"/>
              <w:left w:w="120" w:type="dxa"/>
              <w:bottom w:w="30" w:type="dxa"/>
              <w:right w:w="120" w:type="dxa"/>
            </w:tcMar>
          </w:tcPr>
          <w:p w14:paraId="7434FFC6"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15</w:t>
            </w:r>
          </w:p>
        </w:tc>
        <w:tc>
          <w:tcPr>
            <w:tcW w:w="1145" w:type="dxa"/>
            <w:shd w:val="clear" w:color="auto" w:fill="FFFFFF"/>
            <w:tcMar>
              <w:top w:w="60" w:type="dxa"/>
              <w:left w:w="120" w:type="dxa"/>
              <w:bottom w:w="30" w:type="dxa"/>
              <w:right w:w="120" w:type="dxa"/>
            </w:tcMar>
          </w:tcPr>
          <w:p w14:paraId="304543F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960" w:type="dxa"/>
            <w:shd w:val="clear" w:color="auto" w:fill="FFFFFF"/>
            <w:tcMar>
              <w:top w:w="60" w:type="dxa"/>
              <w:left w:w="120" w:type="dxa"/>
              <w:bottom w:w="30" w:type="dxa"/>
              <w:right w:w="120" w:type="dxa"/>
            </w:tcMar>
          </w:tcPr>
          <w:p w14:paraId="6C4D507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3012" w:type="dxa"/>
            <w:shd w:val="clear" w:color="auto" w:fill="FFFFFF"/>
            <w:tcMar>
              <w:top w:w="60" w:type="dxa"/>
              <w:left w:w="120" w:type="dxa"/>
              <w:bottom w:w="30" w:type="dxa"/>
              <w:right w:w="120" w:type="dxa"/>
            </w:tcMar>
          </w:tcPr>
          <w:p w14:paraId="6D13E69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2024-10-12</w:t>
            </w:r>
            <w:r w:rsidRPr="0010005D">
              <w:rPr>
                <w:rFonts w:ascii="Times New Roman" w:eastAsia="宋体" w:hAnsi="Times New Roman" w:cs="宋体" w:hint="eastAsia"/>
                <w:color w:val="000000"/>
                <w:sz w:val="18"/>
                <w:szCs w:val="18"/>
              </w:rPr>
              <w:t>成</w:t>
            </w:r>
            <w:proofErr w:type="gramEnd"/>
            <w:r w:rsidRPr="0010005D">
              <w:rPr>
                <w:rFonts w:ascii="Times New Roman" w:eastAsia="宋体" w:hAnsi="Times New Roman" w:cs="宋体" w:hint="eastAsia"/>
                <w:color w:val="000000"/>
                <w:sz w:val="18"/>
                <w:szCs w:val="18"/>
              </w:rPr>
              <w:t>雅高速逆行</w:t>
            </w:r>
            <w:r w:rsidRPr="0010005D">
              <w:rPr>
                <w:rFonts w:ascii="Times New Roman" w:eastAsia="宋体" w:hAnsi="Times New Roman" w:cs="宋体" w:hint="eastAsia"/>
                <w:color w:val="000000"/>
                <w:sz w:val="18"/>
                <w:szCs w:val="18"/>
              </w:rPr>
              <w:t>2</w:t>
            </w:r>
            <w:r w:rsidRPr="0010005D">
              <w:rPr>
                <w:rFonts w:ascii="Times New Roman" w:eastAsia="宋体" w:hAnsi="Times New Roman" w:cs="宋体" w:hint="eastAsia"/>
                <w:color w:val="000000"/>
                <w:sz w:val="18"/>
                <w:szCs w:val="18"/>
              </w:rPr>
              <w:t>死</w:t>
            </w:r>
          </w:p>
        </w:tc>
      </w:tr>
      <w:tr w:rsidR="00527DAD" w:rsidRPr="0010005D" w14:paraId="4943B441" w14:textId="77777777" w:rsidTr="00C00EE5">
        <w:tc>
          <w:tcPr>
            <w:tcW w:w="2390" w:type="dxa"/>
            <w:shd w:val="clear" w:color="auto" w:fill="FFFFFF"/>
            <w:tcMar>
              <w:top w:w="60" w:type="dxa"/>
              <w:left w:w="120" w:type="dxa"/>
              <w:bottom w:w="30" w:type="dxa"/>
              <w:right w:w="120" w:type="dxa"/>
            </w:tcMar>
          </w:tcPr>
          <w:p w14:paraId="3C019DB3"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行人闯入高速</w:t>
            </w:r>
          </w:p>
        </w:tc>
        <w:tc>
          <w:tcPr>
            <w:tcW w:w="763" w:type="dxa"/>
            <w:shd w:val="clear" w:color="auto" w:fill="FFFFFF"/>
            <w:tcMar>
              <w:top w:w="60" w:type="dxa"/>
              <w:left w:w="120" w:type="dxa"/>
              <w:bottom w:w="30" w:type="dxa"/>
              <w:right w:w="120" w:type="dxa"/>
            </w:tcMar>
          </w:tcPr>
          <w:p w14:paraId="250BA0D0"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12</w:t>
            </w:r>
          </w:p>
        </w:tc>
        <w:tc>
          <w:tcPr>
            <w:tcW w:w="1145" w:type="dxa"/>
            <w:shd w:val="clear" w:color="auto" w:fill="FFFFFF"/>
            <w:tcMar>
              <w:top w:w="60" w:type="dxa"/>
              <w:left w:w="120" w:type="dxa"/>
              <w:bottom w:w="30" w:type="dxa"/>
              <w:right w:w="120" w:type="dxa"/>
            </w:tcMar>
          </w:tcPr>
          <w:p w14:paraId="4A251BA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960" w:type="dxa"/>
            <w:shd w:val="clear" w:color="auto" w:fill="FFFFFF"/>
            <w:tcMar>
              <w:top w:w="60" w:type="dxa"/>
              <w:left w:w="120" w:type="dxa"/>
              <w:bottom w:w="30" w:type="dxa"/>
              <w:right w:w="120" w:type="dxa"/>
            </w:tcMar>
          </w:tcPr>
          <w:p w14:paraId="0CA302E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3012" w:type="dxa"/>
            <w:shd w:val="clear" w:color="auto" w:fill="FFFFFF"/>
            <w:tcMar>
              <w:top w:w="60" w:type="dxa"/>
              <w:left w:w="120" w:type="dxa"/>
              <w:bottom w:w="30" w:type="dxa"/>
              <w:right w:w="120" w:type="dxa"/>
            </w:tcMar>
          </w:tcPr>
          <w:p w14:paraId="64B32FF5"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2022-8-10</w:t>
            </w:r>
            <w:r w:rsidRPr="0010005D">
              <w:rPr>
                <w:rFonts w:ascii="Times New Roman" w:eastAsia="宋体" w:hAnsi="Times New Roman" w:cs="宋体" w:hint="eastAsia"/>
                <w:color w:val="000000"/>
                <w:sz w:val="18"/>
                <w:szCs w:val="18"/>
              </w:rPr>
              <w:t>宁波小鹏</w:t>
            </w:r>
            <w:r w:rsidRPr="0010005D">
              <w:rPr>
                <w:rFonts w:ascii="Times New Roman" w:eastAsia="宋体" w:hAnsi="Times New Roman" w:cs="宋体" w:hint="eastAsia"/>
                <w:color w:val="000000"/>
                <w:sz w:val="18"/>
                <w:szCs w:val="18"/>
              </w:rPr>
              <w:t>LCC1</w:t>
            </w:r>
            <w:r w:rsidRPr="0010005D">
              <w:rPr>
                <w:rFonts w:ascii="Times New Roman" w:eastAsia="宋体" w:hAnsi="Times New Roman" w:cs="宋体" w:hint="eastAsia"/>
                <w:color w:val="000000"/>
                <w:sz w:val="18"/>
                <w:szCs w:val="18"/>
              </w:rPr>
              <w:t>死</w:t>
            </w:r>
          </w:p>
        </w:tc>
      </w:tr>
      <w:tr w:rsidR="00527DAD" w:rsidRPr="0010005D" w14:paraId="5285EA3D" w14:textId="77777777" w:rsidTr="00C00EE5">
        <w:tc>
          <w:tcPr>
            <w:tcW w:w="2390" w:type="dxa"/>
            <w:shd w:val="clear" w:color="auto" w:fill="FFFFFF"/>
            <w:tcMar>
              <w:top w:w="60" w:type="dxa"/>
              <w:left w:w="120" w:type="dxa"/>
              <w:bottom w:w="30" w:type="dxa"/>
              <w:right w:w="120" w:type="dxa"/>
            </w:tcMar>
          </w:tcPr>
          <w:p w14:paraId="4566EAD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其他（开门杀、起火、施工区碰撞）</w:t>
            </w:r>
          </w:p>
        </w:tc>
        <w:tc>
          <w:tcPr>
            <w:tcW w:w="763" w:type="dxa"/>
            <w:shd w:val="clear" w:color="auto" w:fill="FFFFFF"/>
            <w:tcMar>
              <w:top w:w="60" w:type="dxa"/>
              <w:left w:w="120" w:type="dxa"/>
              <w:bottom w:w="30" w:type="dxa"/>
              <w:right w:w="120" w:type="dxa"/>
            </w:tcMar>
          </w:tcPr>
          <w:p w14:paraId="184B3F87"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42</w:t>
            </w:r>
          </w:p>
        </w:tc>
        <w:tc>
          <w:tcPr>
            <w:tcW w:w="1145" w:type="dxa"/>
            <w:shd w:val="clear" w:color="auto" w:fill="FFFFFF"/>
            <w:tcMar>
              <w:top w:w="60" w:type="dxa"/>
              <w:left w:w="120" w:type="dxa"/>
              <w:bottom w:w="30" w:type="dxa"/>
              <w:right w:w="120" w:type="dxa"/>
            </w:tcMar>
          </w:tcPr>
          <w:p w14:paraId="19D0CB3A"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960" w:type="dxa"/>
            <w:shd w:val="clear" w:color="auto" w:fill="FFFFFF"/>
            <w:tcMar>
              <w:top w:w="60" w:type="dxa"/>
              <w:left w:w="120" w:type="dxa"/>
              <w:bottom w:w="30" w:type="dxa"/>
              <w:right w:w="120" w:type="dxa"/>
            </w:tcMar>
          </w:tcPr>
          <w:p w14:paraId="7A1137D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3012" w:type="dxa"/>
            <w:shd w:val="clear" w:color="auto" w:fill="FFFFFF"/>
            <w:tcMar>
              <w:top w:w="60" w:type="dxa"/>
              <w:left w:w="120" w:type="dxa"/>
              <w:bottom w:w="30" w:type="dxa"/>
              <w:right w:w="120" w:type="dxa"/>
            </w:tcMar>
          </w:tcPr>
          <w:p w14:paraId="0198807D"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2024-12-6</w:t>
            </w:r>
            <w:r w:rsidRPr="0010005D">
              <w:rPr>
                <w:rFonts w:ascii="Times New Roman" w:eastAsia="宋体" w:hAnsi="Times New Roman" w:cs="宋体" w:hint="eastAsia"/>
                <w:color w:val="000000"/>
                <w:sz w:val="18"/>
                <w:szCs w:val="18"/>
              </w:rPr>
              <w:t>汕头开门杀男孩受伤</w:t>
            </w:r>
          </w:p>
        </w:tc>
      </w:tr>
      <w:tr w:rsidR="00527DAD" w:rsidRPr="0010005D" w14:paraId="224F6430" w14:textId="77777777" w:rsidTr="00C00EE5">
        <w:tc>
          <w:tcPr>
            <w:tcW w:w="2390" w:type="dxa"/>
            <w:tcBorders>
              <w:bottom w:val="single" w:sz="12" w:space="0" w:color="000000"/>
            </w:tcBorders>
            <w:shd w:val="clear" w:color="auto" w:fill="FFFFFF"/>
            <w:tcMar>
              <w:top w:w="60" w:type="dxa"/>
              <w:left w:w="120" w:type="dxa"/>
              <w:bottom w:w="30" w:type="dxa"/>
              <w:right w:w="120" w:type="dxa"/>
            </w:tcMar>
          </w:tcPr>
          <w:p w14:paraId="76781427"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合计</w:t>
            </w:r>
          </w:p>
        </w:tc>
        <w:tc>
          <w:tcPr>
            <w:tcW w:w="763" w:type="dxa"/>
            <w:tcBorders>
              <w:bottom w:val="single" w:sz="12" w:space="0" w:color="000000"/>
            </w:tcBorders>
            <w:shd w:val="clear" w:color="auto" w:fill="FFFFFF"/>
            <w:tcMar>
              <w:top w:w="60" w:type="dxa"/>
              <w:left w:w="120" w:type="dxa"/>
              <w:bottom w:w="30" w:type="dxa"/>
              <w:right w:w="120" w:type="dxa"/>
            </w:tcMar>
          </w:tcPr>
          <w:p w14:paraId="77AA1A58" w14:textId="77777777" w:rsidR="00527DAD" w:rsidRPr="0010005D" w:rsidRDefault="00527DAD" w:rsidP="00C00EE5">
            <w:pPr>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155</w:t>
            </w:r>
          </w:p>
        </w:tc>
        <w:tc>
          <w:tcPr>
            <w:tcW w:w="1145" w:type="dxa"/>
            <w:tcBorders>
              <w:bottom w:val="single" w:sz="12" w:space="0" w:color="000000"/>
            </w:tcBorders>
            <w:shd w:val="clear" w:color="auto" w:fill="FFFFFF"/>
            <w:tcMar>
              <w:top w:w="60" w:type="dxa"/>
              <w:left w:w="120" w:type="dxa"/>
              <w:bottom w:w="30" w:type="dxa"/>
              <w:right w:w="120" w:type="dxa"/>
            </w:tcMar>
          </w:tcPr>
          <w:p w14:paraId="53C19DAD"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29</w:t>
            </w:r>
          </w:p>
        </w:tc>
        <w:tc>
          <w:tcPr>
            <w:tcW w:w="960" w:type="dxa"/>
            <w:tcBorders>
              <w:bottom w:val="single" w:sz="12" w:space="0" w:color="000000"/>
            </w:tcBorders>
            <w:shd w:val="clear" w:color="auto" w:fill="FFFFFF"/>
            <w:tcMar>
              <w:top w:w="60" w:type="dxa"/>
              <w:left w:w="120" w:type="dxa"/>
              <w:bottom w:w="30" w:type="dxa"/>
              <w:right w:w="120" w:type="dxa"/>
            </w:tcMar>
          </w:tcPr>
          <w:p w14:paraId="45CACB7E"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33</w:t>
            </w:r>
          </w:p>
        </w:tc>
        <w:tc>
          <w:tcPr>
            <w:tcW w:w="3012" w:type="dxa"/>
            <w:tcBorders>
              <w:bottom w:val="single" w:sz="12" w:space="0" w:color="000000"/>
            </w:tcBorders>
            <w:shd w:val="clear" w:color="auto" w:fill="FFFFFF"/>
            <w:tcMar>
              <w:top w:w="60" w:type="dxa"/>
              <w:left w:w="120" w:type="dxa"/>
              <w:bottom w:w="30" w:type="dxa"/>
              <w:right w:w="120" w:type="dxa"/>
            </w:tcMar>
          </w:tcPr>
          <w:p w14:paraId="0FED6BDB"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w:t>
            </w:r>
          </w:p>
        </w:tc>
      </w:tr>
    </w:tbl>
    <w:p w14:paraId="5AC33EAE"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从舆情内容来看，高危驾驶类舆情连续四年占比超过</w:t>
      </w:r>
      <w:r w:rsidRPr="0010005D">
        <w:rPr>
          <w:rFonts w:ascii="Times New Roman" w:eastAsia="宋体" w:hAnsi="Times New Roman" w:cs="仿宋_GB2312" w:hint="eastAsia"/>
        </w:rPr>
        <w:t>20%</w:t>
      </w:r>
      <w:r w:rsidRPr="0010005D">
        <w:rPr>
          <w:rFonts w:ascii="Times New Roman" w:eastAsia="宋体" w:hAnsi="Times New Roman" w:cs="仿宋_GB2312" w:hint="eastAsia"/>
        </w:rPr>
        <w:t>，新能源</w:t>
      </w:r>
      <w:r w:rsidRPr="0010005D">
        <w:rPr>
          <w:rFonts w:ascii="Times New Roman" w:eastAsia="宋体" w:hAnsi="Times New Roman" w:cs="宋体" w:hint="eastAsia"/>
        </w:rPr>
        <w:t>汽</w:t>
      </w:r>
      <w:r w:rsidRPr="0010005D">
        <w:rPr>
          <w:rFonts w:ascii="Times New Roman" w:eastAsia="宋体" w:hAnsi="Times New Roman" w:cs="___WRD_EMBED_SUB_47" w:hint="eastAsia"/>
        </w:rPr>
        <w:t>车及辅助驾驶引致的公路相关事故</w:t>
      </w:r>
      <w:r w:rsidRPr="0010005D">
        <w:rPr>
          <w:rFonts w:ascii="Times New Roman" w:eastAsia="宋体" w:hAnsi="Times New Roman" w:cs="仿宋_GB2312" w:hint="eastAsia"/>
        </w:rPr>
        <w:t>2023-2025</w:t>
      </w:r>
      <w:r w:rsidRPr="0010005D">
        <w:rPr>
          <w:rFonts w:ascii="Times New Roman" w:eastAsia="宋体" w:hAnsi="Times New Roman" w:cs="仿宋_GB2312" w:hint="eastAsia"/>
        </w:rPr>
        <w:t>年共</w:t>
      </w:r>
      <w:r w:rsidRPr="0010005D">
        <w:rPr>
          <w:rFonts w:ascii="Times New Roman" w:eastAsia="宋体" w:hAnsi="Times New Roman" w:cs="仿宋_GB2312" w:hint="eastAsia"/>
        </w:rPr>
        <w:t>11</w:t>
      </w:r>
      <w:r w:rsidRPr="0010005D">
        <w:rPr>
          <w:rFonts w:ascii="Times New Roman" w:eastAsia="宋体" w:hAnsi="Times New Roman" w:cs="仿宋_GB2312" w:hint="eastAsia"/>
        </w:rPr>
        <w:t>起。“老头乐”、行人等弱势交通体侵入公路主路，成为</w:t>
      </w:r>
      <w:r w:rsidRPr="0010005D">
        <w:rPr>
          <w:rFonts w:ascii="Times New Roman" w:eastAsia="宋体" w:hAnsi="Times New Roman" w:cs="仿宋_GB2312" w:hint="eastAsia"/>
        </w:rPr>
        <w:t>2024</w:t>
      </w:r>
      <w:r w:rsidRPr="0010005D">
        <w:rPr>
          <w:rFonts w:ascii="Times New Roman" w:eastAsia="宋体" w:hAnsi="Times New Roman" w:cs="仿宋_GB2312" w:hint="eastAsia"/>
        </w:rPr>
        <w:t>年起的新热点，公众对基层路政执法关注度升高。</w:t>
      </w:r>
    </w:p>
    <w:p w14:paraId="0F4890BA" w14:textId="77777777" w:rsidR="00527DAD" w:rsidRPr="0010005D" w:rsidRDefault="00527DAD" w:rsidP="00527DAD">
      <w:pPr>
        <w:spacing w:before="120" w:after="120" w:line="360" w:lineRule="auto"/>
        <w:ind w:firstLineChars="200" w:firstLine="482"/>
        <w:rPr>
          <w:rFonts w:ascii="Times New Roman" w:eastAsia="宋体" w:hAnsi="Times New Roman" w:cs="仿宋_GB2312"/>
          <w:b/>
          <w:bCs/>
        </w:rPr>
      </w:pPr>
      <w:r w:rsidRPr="0010005D">
        <w:rPr>
          <w:rFonts w:ascii="Times New Roman" w:eastAsia="宋体" w:hAnsi="Times New Roman" w:cs="仿宋_GB2312" w:hint="eastAsia"/>
          <w:b/>
          <w:bCs/>
        </w:rPr>
        <w:t>2.</w:t>
      </w:r>
      <w:r w:rsidRPr="0010005D">
        <w:rPr>
          <w:rFonts w:ascii="Times New Roman" w:eastAsia="宋体" w:hAnsi="Times New Roman" w:cs="仿宋_GB2312" w:hint="eastAsia"/>
          <w:b/>
          <w:bCs/>
        </w:rPr>
        <w:t>水路</w:t>
      </w:r>
    </w:p>
    <w:p w14:paraId="6DE4D82E"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水路舆情高度集中于“船舶碰撞</w:t>
      </w:r>
      <w:r w:rsidRPr="0010005D">
        <w:rPr>
          <w:rFonts w:ascii="Times New Roman" w:eastAsia="宋体" w:hAnsi="Times New Roman" w:cs="仿宋_GB2312" w:hint="eastAsia"/>
        </w:rPr>
        <w:t>/</w:t>
      </w:r>
      <w:r w:rsidRPr="0010005D">
        <w:rPr>
          <w:rFonts w:ascii="Times New Roman" w:eastAsia="宋体" w:hAnsi="Times New Roman" w:cs="仿宋_GB2312" w:hint="eastAsia"/>
        </w:rPr>
        <w:t>沉没”“危险品燃爆”“港口拥堵”三大板块，同时“内陆联运”和“升级海上交通治理”舆情上升明显。</w:t>
      </w:r>
    </w:p>
    <w:p w14:paraId="7F4647C8"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表</w:t>
      </w:r>
      <w:r w:rsidRPr="0010005D">
        <w:rPr>
          <w:rFonts w:ascii="Times New Roman" w:eastAsia="宋体" w:hAnsi="Times New Roman" w:cs="仿宋_GB2312" w:hint="eastAsia"/>
        </w:rPr>
        <w:t>2</w:t>
      </w:r>
      <w:r w:rsidRPr="0010005D">
        <w:rPr>
          <w:rFonts w:ascii="Times New Roman" w:eastAsia="宋体" w:hAnsi="Times New Roman" w:cs="仿宋_GB2312" w:hint="eastAsia"/>
        </w:rPr>
        <w:t>：</w:t>
      </w:r>
      <w:r w:rsidRPr="0010005D">
        <w:rPr>
          <w:rFonts w:ascii="Times New Roman" w:eastAsia="宋体" w:hAnsi="Times New Roman" w:cs="仿宋_GB2312"/>
          <w:b/>
          <w:bCs/>
        </w:rPr>
        <w:t>20</w:t>
      </w:r>
      <w:r w:rsidRPr="0010005D">
        <w:rPr>
          <w:rFonts w:ascii="Times New Roman" w:eastAsia="宋体" w:hAnsi="Times New Roman" w:cs="仿宋_GB2312" w:hint="eastAsia"/>
          <w:b/>
          <w:bCs/>
        </w:rPr>
        <w:t>22</w:t>
      </w:r>
      <w:r w:rsidRPr="0010005D">
        <w:rPr>
          <w:rFonts w:ascii="Times New Roman" w:eastAsia="宋体" w:hAnsi="Times New Roman" w:cs="仿宋_GB2312"/>
          <w:b/>
          <w:bCs/>
        </w:rPr>
        <w:t>-2025</w:t>
      </w:r>
      <w:r w:rsidRPr="0010005D">
        <w:rPr>
          <w:rFonts w:ascii="Times New Roman" w:eastAsia="宋体" w:hAnsi="Times New Roman" w:cs="仿宋_GB2312"/>
          <w:b/>
          <w:bCs/>
        </w:rPr>
        <w:t>年</w:t>
      </w:r>
      <w:r w:rsidRPr="0010005D">
        <w:rPr>
          <w:rFonts w:ascii="Times New Roman" w:eastAsia="宋体" w:hAnsi="Times New Roman" w:cs="仿宋_GB2312" w:hint="eastAsia"/>
          <w:b/>
          <w:bCs/>
        </w:rPr>
        <w:t>水</w:t>
      </w:r>
      <w:r w:rsidRPr="0010005D">
        <w:rPr>
          <w:rFonts w:ascii="Times New Roman" w:eastAsia="宋体" w:hAnsi="Times New Roman" w:cs="仿宋_GB2312"/>
          <w:b/>
          <w:bCs/>
        </w:rPr>
        <w:t>路交通事故舆情类型分布统计表</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153"/>
        <w:gridCol w:w="1013"/>
        <w:gridCol w:w="1132"/>
        <w:gridCol w:w="974"/>
        <w:gridCol w:w="2978"/>
      </w:tblGrid>
      <w:tr w:rsidR="00527DAD" w:rsidRPr="0010005D" w14:paraId="3CEDA9F7" w14:textId="77777777" w:rsidTr="00C00EE5">
        <w:trPr>
          <w:trHeight w:val="513"/>
        </w:trPr>
        <w:tc>
          <w:tcPr>
            <w:tcW w:w="2153"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tcPr>
          <w:p w14:paraId="463CB33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水路事故二级类型</w:t>
            </w:r>
          </w:p>
        </w:tc>
        <w:tc>
          <w:tcPr>
            <w:tcW w:w="101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21B47D62"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起数</w:t>
            </w:r>
          </w:p>
        </w:tc>
        <w:tc>
          <w:tcPr>
            <w:tcW w:w="113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243ACCC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死亡≥</w:t>
            </w:r>
            <w:r w:rsidRPr="0010005D">
              <w:rPr>
                <w:rFonts w:ascii="Times New Roman" w:eastAsia="宋体" w:hAnsi="Times New Roman" w:cs="宋体" w:hint="eastAsia"/>
                <w:color w:val="000000"/>
                <w:sz w:val="18"/>
                <w:szCs w:val="18"/>
              </w:rPr>
              <w:t>3</w:t>
            </w:r>
            <w:r w:rsidRPr="0010005D">
              <w:rPr>
                <w:rFonts w:ascii="Times New Roman" w:eastAsia="宋体" w:hAnsi="Times New Roman" w:cs="宋体" w:hint="eastAsia"/>
                <w:color w:val="000000"/>
                <w:sz w:val="18"/>
                <w:szCs w:val="18"/>
              </w:rPr>
              <w:t>起</w:t>
            </w:r>
          </w:p>
        </w:tc>
        <w:tc>
          <w:tcPr>
            <w:tcW w:w="974"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7ECDCBC5"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次生舆情</w:t>
            </w:r>
          </w:p>
        </w:tc>
        <w:tc>
          <w:tcPr>
            <w:tcW w:w="2978"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380F459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典型代表事件</w:t>
            </w:r>
          </w:p>
        </w:tc>
      </w:tr>
      <w:tr w:rsidR="00527DAD" w:rsidRPr="0010005D" w14:paraId="48BF8B07" w14:textId="77777777" w:rsidTr="00C00EE5">
        <w:tc>
          <w:tcPr>
            <w:tcW w:w="2153" w:type="dxa"/>
            <w:tcBorders>
              <w:top w:val="single" w:sz="4" w:space="0" w:color="000000"/>
              <w:left w:val="nil"/>
              <w:bottom w:val="nil"/>
              <w:right w:val="nil"/>
            </w:tcBorders>
            <w:shd w:val="clear" w:color="auto" w:fill="FFFFFF"/>
            <w:tcMar>
              <w:top w:w="60" w:type="dxa"/>
              <w:left w:w="120" w:type="dxa"/>
              <w:bottom w:w="30" w:type="dxa"/>
              <w:right w:w="120" w:type="dxa"/>
            </w:tcMar>
          </w:tcPr>
          <w:p w14:paraId="049E491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商渔船碰撞</w:t>
            </w:r>
          </w:p>
        </w:tc>
        <w:tc>
          <w:tcPr>
            <w:tcW w:w="1013" w:type="dxa"/>
            <w:tcBorders>
              <w:top w:val="single" w:sz="4" w:space="0" w:color="000000"/>
              <w:left w:val="nil"/>
              <w:bottom w:val="nil"/>
              <w:right w:val="nil"/>
            </w:tcBorders>
            <w:shd w:val="clear" w:color="auto" w:fill="FFFFFF"/>
            <w:tcMar>
              <w:top w:w="60" w:type="dxa"/>
              <w:left w:w="120" w:type="dxa"/>
              <w:bottom w:w="30" w:type="dxa"/>
              <w:right w:w="120" w:type="dxa"/>
            </w:tcMar>
          </w:tcPr>
          <w:p w14:paraId="4766C17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1132" w:type="dxa"/>
            <w:tcBorders>
              <w:top w:val="single" w:sz="4" w:space="0" w:color="000000"/>
              <w:left w:val="nil"/>
              <w:bottom w:val="nil"/>
              <w:right w:val="nil"/>
            </w:tcBorders>
            <w:shd w:val="clear" w:color="auto" w:fill="FFFFFF"/>
            <w:tcMar>
              <w:top w:w="60" w:type="dxa"/>
              <w:left w:w="120" w:type="dxa"/>
              <w:bottom w:w="30" w:type="dxa"/>
              <w:right w:w="120" w:type="dxa"/>
            </w:tcMar>
          </w:tcPr>
          <w:p w14:paraId="4C1897FE"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974" w:type="dxa"/>
            <w:tcBorders>
              <w:top w:val="single" w:sz="4" w:space="0" w:color="000000"/>
              <w:left w:val="nil"/>
              <w:bottom w:val="nil"/>
              <w:right w:val="nil"/>
            </w:tcBorders>
            <w:shd w:val="clear" w:color="auto" w:fill="FFFFFF"/>
            <w:tcMar>
              <w:top w:w="60" w:type="dxa"/>
              <w:left w:w="120" w:type="dxa"/>
              <w:bottom w:w="30" w:type="dxa"/>
              <w:right w:w="120" w:type="dxa"/>
            </w:tcMar>
          </w:tcPr>
          <w:p w14:paraId="668BDA17"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978" w:type="dxa"/>
            <w:tcBorders>
              <w:top w:val="single" w:sz="4" w:space="0" w:color="000000"/>
              <w:left w:val="nil"/>
              <w:bottom w:val="nil"/>
              <w:right w:val="nil"/>
            </w:tcBorders>
            <w:shd w:val="clear" w:color="auto" w:fill="FFFFFF"/>
            <w:tcMar>
              <w:top w:w="60" w:type="dxa"/>
              <w:left w:w="120" w:type="dxa"/>
              <w:bottom w:w="30" w:type="dxa"/>
              <w:right w:w="120" w:type="dxa"/>
            </w:tcMar>
          </w:tcPr>
          <w:p w14:paraId="1E3A9700"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2024-4-3</w:t>
            </w:r>
            <w:r w:rsidRPr="0010005D">
              <w:rPr>
                <w:rFonts w:ascii="Times New Roman" w:eastAsia="宋体" w:hAnsi="Times New Roman" w:cs="宋体" w:hint="eastAsia"/>
                <w:color w:val="000000"/>
                <w:sz w:val="18"/>
                <w:szCs w:val="18"/>
              </w:rPr>
              <w:t>巴拿马籍撞“粤南澳渔”</w:t>
            </w:r>
            <w:r w:rsidRPr="0010005D">
              <w:rPr>
                <w:rFonts w:ascii="Times New Roman" w:eastAsia="宋体" w:hAnsi="Times New Roman" w:cs="宋体" w:hint="eastAsia"/>
                <w:color w:val="000000"/>
                <w:sz w:val="18"/>
                <w:szCs w:val="18"/>
              </w:rPr>
              <w:t>8</w:t>
            </w:r>
            <w:r w:rsidRPr="0010005D">
              <w:rPr>
                <w:rFonts w:ascii="Times New Roman" w:eastAsia="宋体" w:hAnsi="Times New Roman" w:cs="宋体" w:hint="eastAsia"/>
                <w:color w:val="000000"/>
                <w:sz w:val="18"/>
                <w:szCs w:val="18"/>
              </w:rPr>
              <w:t>死</w:t>
            </w:r>
          </w:p>
        </w:tc>
      </w:tr>
      <w:tr w:rsidR="00527DAD" w:rsidRPr="0010005D" w14:paraId="0D449B01" w14:textId="77777777" w:rsidTr="00C00EE5">
        <w:tc>
          <w:tcPr>
            <w:tcW w:w="2153" w:type="dxa"/>
            <w:tcBorders>
              <w:top w:val="nil"/>
              <w:left w:val="nil"/>
              <w:bottom w:val="nil"/>
              <w:right w:val="nil"/>
            </w:tcBorders>
            <w:shd w:val="clear" w:color="auto" w:fill="FFFFFF"/>
            <w:tcMar>
              <w:top w:w="60" w:type="dxa"/>
              <w:left w:w="120" w:type="dxa"/>
              <w:bottom w:w="30" w:type="dxa"/>
              <w:right w:w="120" w:type="dxa"/>
            </w:tcMar>
          </w:tcPr>
          <w:p w14:paraId="774575F0"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lastRenderedPageBreak/>
              <w:t>危险品船舶火灾</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爆炸</w:t>
            </w:r>
          </w:p>
        </w:tc>
        <w:tc>
          <w:tcPr>
            <w:tcW w:w="1013" w:type="dxa"/>
            <w:tcBorders>
              <w:top w:val="nil"/>
              <w:left w:val="nil"/>
              <w:bottom w:val="nil"/>
              <w:right w:val="nil"/>
            </w:tcBorders>
            <w:shd w:val="clear" w:color="auto" w:fill="FFFFFF"/>
            <w:tcMar>
              <w:top w:w="60" w:type="dxa"/>
              <w:left w:w="120" w:type="dxa"/>
              <w:bottom w:w="30" w:type="dxa"/>
              <w:right w:w="120" w:type="dxa"/>
            </w:tcMar>
          </w:tcPr>
          <w:p w14:paraId="3ECA75B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132" w:type="dxa"/>
            <w:tcBorders>
              <w:top w:val="nil"/>
              <w:left w:val="nil"/>
              <w:bottom w:val="nil"/>
              <w:right w:val="nil"/>
            </w:tcBorders>
            <w:shd w:val="clear" w:color="auto" w:fill="FFFFFF"/>
            <w:tcMar>
              <w:top w:w="60" w:type="dxa"/>
              <w:left w:w="120" w:type="dxa"/>
              <w:bottom w:w="30" w:type="dxa"/>
              <w:right w:w="120" w:type="dxa"/>
            </w:tcMar>
          </w:tcPr>
          <w:p w14:paraId="7811EABA"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974" w:type="dxa"/>
            <w:tcBorders>
              <w:top w:val="nil"/>
              <w:left w:val="nil"/>
              <w:bottom w:val="nil"/>
              <w:right w:val="nil"/>
            </w:tcBorders>
            <w:shd w:val="clear" w:color="auto" w:fill="FFFFFF"/>
            <w:tcMar>
              <w:top w:w="60" w:type="dxa"/>
              <w:left w:w="120" w:type="dxa"/>
              <w:bottom w:w="30" w:type="dxa"/>
              <w:right w:w="120" w:type="dxa"/>
            </w:tcMar>
          </w:tcPr>
          <w:p w14:paraId="6266E332"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2978" w:type="dxa"/>
            <w:tcBorders>
              <w:top w:val="nil"/>
              <w:left w:val="nil"/>
              <w:bottom w:val="nil"/>
              <w:right w:val="nil"/>
            </w:tcBorders>
            <w:shd w:val="clear" w:color="auto" w:fill="FFFFFF"/>
            <w:tcMar>
              <w:top w:w="60" w:type="dxa"/>
              <w:left w:w="120" w:type="dxa"/>
              <w:bottom w:w="30" w:type="dxa"/>
              <w:right w:w="120" w:type="dxa"/>
            </w:tcMar>
          </w:tcPr>
          <w:p w14:paraId="2026D84C"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2024-8-9</w:t>
            </w:r>
            <w:r w:rsidRPr="0010005D">
              <w:rPr>
                <w:rFonts w:ascii="Times New Roman" w:eastAsia="宋体" w:hAnsi="Times New Roman" w:cs="宋体" w:hint="eastAsia"/>
                <w:color w:val="000000"/>
                <w:sz w:val="18"/>
                <w:szCs w:val="18"/>
              </w:rPr>
              <w:t>宁波北仑港集装箱爆燃</w:t>
            </w:r>
          </w:p>
        </w:tc>
      </w:tr>
      <w:tr w:rsidR="00527DAD" w:rsidRPr="0010005D" w14:paraId="7C1839F3" w14:textId="77777777" w:rsidTr="00C00EE5">
        <w:tc>
          <w:tcPr>
            <w:tcW w:w="2153" w:type="dxa"/>
            <w:tcBorders>
              <w:top w:val="nil"/>
              <w:left w:val="nil"/>
              <w:bottom w:val="nil"/>
              <w:right w:val="nil"/>
            </w:tcBorders>
            <w:shd w:val="clear" w:color="auto" w:fill="FFFFFF"/>
            <w:tcMar>
              <w:top w:w="60" w:type="dxa"/>
              <w:left w:w="120" w:type="dxa"/>
              <w:bottom w:w="30" w:type="dxa"/>
              <w:right w:w="120" w:type="dxa"/>
            </w:tcMar>
          </w:tcPr>
          <w:p w14:paraId="1BFB1C1B"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港口</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航道拥堵</w:t>
            </w:r>
          </w:p>
        </w:tc>
        <w:tc>
          <w:tcPr>
            <w:tcW w:w="1013" w:type="dxa"/>
            <w:tcBorders>
              <w:top w:val="nil"/>
              <w:left w:val="nil"/>
              <w:bottom w:val="nil"/>
              <w:right w:val="nil"/>
            </w:tcBorders>
            <w:shd w:val="clear" w:color="auto" w:fill="FFFFFF"/>
            <w:tcMar>
              <w:top w:w="60" w:type="dxa"/>
              <w:left w:w="120" w:type="dxa"/>
              <w:bottom w:w="30" w:type="dxa"/>
              <w:right w:w="120" w:type="dxa"/>
            </w:tcMar>
          </w:tcPr>
          <w:p w14:paraId="0B71E7C4"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132" w:type="dxa"/>
            <w:tcBorders>
              <w:top w:val="nil"/>
              <w:left w:val="nil"/>
              <w:bottom w:val="nil"/>
              <w:right w:val="nil"/>
            </w:tcBorders>
            <w:shd w:val="clear" w:color="auto" w:fill="FFFFFF"/>
            <w:tcMar>
              <w:top w:w="60" w:type="dxa"/>
              <w:left w:w="120" w:type="dxa"/>
              <w:bottom w:w="30" w:type="dxa"/>
              <w:right w:w="120" w:type="dxa"/>
            </w:tcMar>
          </w:tcPr>
          <w:p w14:paraId="2BD50745"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974" w:type="dxa"/>
            <w:tcBorders>
              <w:top w:val="nil"/>
              <w:left w:val="nil"/>
              <w:bottom w:val="nil"/>
              <w:right w:val="nil"/>
            </w:tcBorders>
            <w:shd w:val="clear" w:color="auto" w:fill="FFFFFF"/>
            <w:tcMar>
              <w:top w:w="60" w:type="dxa"/>
              <w:left w:w="120" w:type="dxa"/>
              <w:bottom w:w="30" w:type="dxa"/>
              <w:right w:w="120" w:type="dxa"/>
            </w:tcMar>
          </w:tcPr>
          <w:p w14:paraId="2684BD55"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978" w:type="dxa"/>
            <w:tcBorders>
              <w:top w:val="nil"/>
              <w:left w:val="nil"/>
              <w:bottom w:val="nil"/>
              <w:right w:val="nil"/>
            </w:tcBorders>
            <w:shd w:val="clear" w:color="auto" w:fill="FFFFFF"/>
            <w:tcMar>
              <w:top w:w="60" w:type="dxa"/>
              <w:left w:w="120" w:type="dxa"/>
              <w:bottom w:w="30" w:type="dxa"/>
              <w:right w:w="120" w:type="dxa"/>
            </w:tcMar>
          </w:tcPr>
          <w:p w14:paraId="4D60227F"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2022-4-3</w:t>
            </w:r>
            <w:r w:rsidRPr="0010005D">
              <w:rPr>
                <w:rFonts w:ascii="Times New Roman" w:eastAsia="宋体" w:hAnsi="Times New Roman" w:cs="宋体" w:hint="eastAsia"/>
                <w:color w:val="000000"/>
                <w:sz w:val="18"/>
                <w:szCs w:val="18"/>
              </w:rPr>
              <w:t>上海港“</w:t>
            </w:r>
            <w:r w:rsidRPr="0010005D">
              <w:rPr>
                <w:rFonts w:ascii="Times New Roman" w:eastAsia="宋体" w:hAnsi="Times New Roman" w:cs="宋体" w:hint="eastAsia"/>
                <w:color w:val="000000"/>
                <w:sz w:val="18"/>
                <w:szCs w:val="18"/>
              </w:rPr>
              <w:t>300</w:t>
            </w:r>
            <w:r w:rsidRPr="0010005D">
              <w:rPr>
                <w:rFonts w:ascii="Times New Roman" w:eastAsia="宋体" w:hAnsi="Times New Roman" w:cs="宋体" w:hint="eastAsia"/>
                <w:color w:val="000000"/>
                <w:sz w:val="18"/>
                <w:szCs w:val="18"/>
              </w:rPr>
              <w:t>艘”假消息</w:t>
            </w:r>
          </w:p>
        </w:tc>
      </w:tr>
      <w:tr w:rsidR="00527DAD" w:rsidRPr="0010005D" w14:paraId="674176BA" w14:textId="77777777" w:rsidTr="00C00EE5">
        <w:tc>
          <w:tcPr>
            <w:tcW w:w="2153" w:type="dxa"/>
            <w:tcBorders>
              <w:top w:val="nil"/>
              <w:left w:val="nil"/>
              <w:bottom w:val="nil"/>
              <w:right w:val="nil"/>
            </w:tcBorders>
            <w:shd w:val="clear" w:color="auto" w:fill="FFFFFF"/>
            <w:tcMar>
              <w:top w:w="60" w:type="dxa"/>
              <w:left w:w="120" w:type="dxa"/>
              <w:bottom w:w="30" w:type="dxa"/>
              <w:right w:w="120" w:type="dxa"/>
            </w:tcMar>
          </w:tcPr>
          <w:p w14:paraId="48741AFC"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客船侧翻</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失稳</w:t>
            </w:r>
          </w:p>
        </w:tc>
        <w:tc>
          <w:tcPr>
            <w:tcW w:w="1013" w:type="dxa"/>
            <w:tcBorders>
              <w:top w:val="nil"/>
              <w:left w:val="nil"/>
              <w:bottom w:val="nil"/>
              <w:right w:val="nil"/>
            </w:tcBorders>
            <w:shd w:val="clear" w:color="auto" w:fill="FFFFFF"/>
            <w:tcMar>
              <w:top w:w="60" w:type="dxa"/>
              <w:left w:w="120" w:type="dxa"/>
              <w:bottom w:w="30" w:type="dxa"/>
              <w:right w:w="120" w:type="dxa"/>
            </w:tcMar>
          </w:tcPr>
          <w:p w14:paraId="293C0B3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132" w:type="dxa"/>
            <w:tcBorders>
              <w:top w:val="nil"/>
              <w:left w:val="nil"/>
              <w:bottom w:val="nil"/>
              <w:right w:val="nil"/>
            </w:tcBorders>
            <w:shd w:val="clear" w:color="auto" w:fill="FFFFFF"/>
            <w:tcMar>
              <w:top w:w="60" w:type="dxa"/>
              <w:left w:w="120" w:type="dxa"/>
              <w:bottom w:w="30" w:type="dxa"/>
              <w:right w:w="120" w:type="dxa"/>
            </w:tcMar>
          </w:tcPr>
          <w:p w14:paraId="7F8621E0"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974" w:type="dxa"/>
            <w:tcBorders>
              <w:top w:val="nil"/>
              <w:left w:val="nil"/>
              <w:bottom w:val="nil"/>
              <w:right w:val="nil"/>
            </w:tcBorders>
            <w:shd w:val="clear" w:color="auto" w:fill="FFFFFF"/>
            <w:tcMar>
              <w:top w:w="60" w:type="dxa"/>
              <w:left w:w="120" w:type="dxa"/>
              <w:bottom w:w="30" w:type="dxa"/>
              <w:right w:w="120" w:type="dxa"/>
            </w:tcMar>
          </w:tcPr>
          <w:p w14:paraId="57CE8EBA"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978" w:type="dxa"/>
            <w:tcBorders>
              <w:top w:val="nil"/>
              <w:left w:val="nil"/>
              <w:bottom w:val="nil"/>
              <w:right w:val="nil"/>
            </w:tcBorders>
            <w:shd w:val="clear" w:color="auto" w:fill="FFFFFF"/>
            <w:tcMar>
              <w:top w:w="60" w:type="dxa"/>
              <w:left w:w="120" w:type="dxa"/>
              <w:bottom w:w="30" w:type="dxa"/>
              <w:right w:w="120" w:type="dxa"/>
            </w:tcMar>
          </w:tcPr>
          <w:p w14:paraId="2A465541"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2023-10-21</w:t>
            </w:r>
            <w:r w:rsidRPr="0010005D">
              <w:rPr>
                <w:rFonts w:ascii="Times New Roman" w:eastAsia="宋体" w:hAnsi="Times New Roman" w:cs="宋体" w:hint="eastAsia"/>
                <w:color w:val="000000"/>
                <w:sz w:val="18"/>
                <w:szCs w:val="18"/>
              </w:rPr>
              <w:t>南浔古镇游船侧翻</w:t>
            </w:r>
          </w:p>
        </w:tc>
      </w:tr>
      <w:tr w:rsidR="00527DAD" w:rsidRPr="0010005D" w14:paraId="56C611C8" w14:textId="77777777" w:rsidTr="00C00EE5">
        <w:tc>
          <w:tcPr>
            <w:tcW w:w="2153" w:type="dxa"/>
            <w:tcBorders>
              <w:top w:val="nil"/>
              <w:left w:val="nil"/>
              <w:bottom w:val="nil"/>
              <w:right w:val="nil"/>
            </w:tcBorders>
            <w:shd w:val="clear" w:color="auto" w:fill="FFFFFF"/>
            <w:tcMar>
              <w:top w:w="60" w:type="dxa"/>
              <w:left w:w="120" w:type="dxa"/>
              <w:bottom w:w="30" w:type="dxa"/>
              <w:right w:w="120" w:type="dxa"/>
            </w:tcMar>
          </w:tcPr>
          <w:p w14:paraId="5574AEC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渔船非法改装</w:t>
            </w:r>
          </w:p>
        </w:tc>
        <w:tc>
          <w:tcPr>
            <w:tcW w:w="1013" w:type="dxa"/>
            <w:tcBorders>
              <w:top w:val="nil"/>
              <w:left w:val="nil"/>
              <w:bottom w:val="nil"/>
              <w:right w:val="nil"/>
            </w:tcBorders>
            <w:shd w:val="clear" w:color="auto" w:fill="FFFFFF"/>
            <w:tcMar>
              <w:top w:w="60" w:type="dxa"/>
              <w:left w:w="120" w:type="dxa"/>
              <w:bottom w:w="30" w:type="dxa"/>
              <w:right w:w="120" w:type="dxa"/>
            </w:tcMar>
          </w:tcPr>
          <w:p w14:paraId="78624077"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132" w:type="dxa"/>
            <w:tcBorders>
              <w:top w:val="nil"/>
              <w:left w:val="nil"/>
              <w:bottom w:val="nil"/>
              <w:right w:val="nil"/>
            </w:tcBorders>
            <w:shd w:val="clear" w:color="auto" w:fill="FFFFFF"/>
            <w:tcMar>
              <w:top w:w="60" w:type="dxa"/>
              <w:left w:w="120" w:type="dxa"/>
              <w:bottom w:w="30" w:type="dxa"/>
              <w:right w:w="120" w:type="dxa"/>
            </w:tcMar>
          </w:tcPr>
          <w:p w14:paraId="6C500133"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974" w:type="dxa"/>
            <w:tcBorders>
              <w:top w:val="nil"/>
              <w:left w:val="nil"/>
              <w:bottom w:val="nil"/>
              <w:right w:val="nil"/>
            </w:tcBorders>
            <w:shd w:val="clear" w:color="auto" w:fill="FFFFFF"/>
            <w:tcMar>
              <w:top w:w="60" w:type="dxa"/>
              <w:left w:w="120" w:type="dxa"/>
              <w:bottom w:w="30" w:type="dxa"/>
              <w:right w:w="120" w:type="dxa"/>
            </w:tcMar>
          </w:tcPr>
          <w:p w14:paraId="544AF7FD"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978" w:type="dxa"/>
            <w:tcBorders>
              <w:top w:val="nil"/>
              <w:left w:val="nil"/>
              <w:bottom w:val="nil"/>
              <w:right w:val="nil"/>
            </w:tcBorders>
            <w:shd w:val="clear" w:color="auto" w:fill="FFFFFF"/>
            <w:tcMar>
              <w:top w:w="60" w:type="dxa"/>
              <w:left w:w="120" w:type="dxa"/>
              <w:bottom w:w="30" w:type="dxa"/>
              <w:right w:w="120" w:type="dxa"/>
            </w:tcMar>
          </w:tcPr>
          <w:p w14:paraId="5B18857E"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2024-4-13</w:t>
            </w:r>
            <w:r w:rsidRPr="0010005D">
              <w:rPr>
                <w:rFonts w:ascii="Times New Roman" w:eastAsia="宋体" w:hAnsi="Times New Roman" w:cs="宋体" w:hint="eastAsia"/>
                <w:color w:val="000000"/>
                <w:sz w:val="18"/>
                <w:szCs w:val="18"/>
              </w:rPr>
              <w:t>秦皇岛“黑游船”</w:t>
            </w:r>
            <w:r w:rsidRPr="0010005D">
              <w:rPr>
                <w:rFonts w:ascii="Times New Roman" w:eastAsia="宋体" w:hAnsi="Times New Roman" w:cs="宋体" w:hint="eastAsia"/>
                <w:color w:val="000000"/>
                <w:sz w:val="18"/>
                <w:szCs w:val="18"/>
              </w:rPr>
              <w:t>12</w:t>
            </w:r>
            <w:r w:rsidRPr="0010005D">
              <w:rPr>
                <w:rFonts w:ascii="Times New Roman" w:eastAsia="宋体" w:hAnsi="Times New Roman" w:cs="宋体" w:hint="eastAsia"/>
                <w:color w:val="000000"/>
                <w:sz w:val="18"/>
                <w:szCs w:val="18"/>
              </w:rPr>
              <w:t>死</w:t>
            </w:r>
          </w:p>
        </w:tc>
      </w:tr>
      <w:tr w:rsidR="00527DAD" w:rsidRPr="0010005D" w14:paraId="65929E3C" w14:textId="77777777" w:rsidTr="00C00EE5">
        <w:tc>
          <w:tcPr>
            <w:tcW w:w="2153" w:type="dxa"/>
            <w:tcBorders>
              <w:top w:val="nil"/>
              <w:left w:val="nil"/>
              <w:bottom w:val="nil"/>
              <w:right w:val="nil"/>
            </w:tcBorders>
            <w:shd w:val="clear" w:color="auto" w:fill="FFFFFF"/>
            <w:tcMar>
              <w:top w:w="60" w:type="dxa"/>
              <w:left w:w="120" w:type="dxa"/>
              <w:bottom w:w="30" w:type="dxa"/>
              <w:right w:w="120" w:type="dxa"/>
            </w:tcMar>
          </w:tcPr>
          <w:p w14:paraId="07A50BCA"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其他</w:t>
            </w:r>
          </w:p>
        </w:tc>
        <w:tc>
          <w:tcPr>
            <w:tcW w:w="1013" w:type="dxa"/>
            <w:tcBorders>
              <w:top w:val="nil"/>
              <w:left w:val="nil"/>
              <w:bottom w:val="nil"/>
              <w:right w:val="nil"/>
            </w:tcBorders>
            <w:shd w:val="clear" w:color="auto" w:fill="FFFFFF"/>
            <w:tcMar>
              <w:top w:w="60" w:type="dxa"/>
              <w:left w:w="120" w:type="dxa"/>
              <w:bottom w:w="30" w:type="dxa"/>
              <w:right w:w="120" w:type="dxa"/>
            </w:tcMar>
          </w:tcPr>
          <w:p w14:paraId="61C1E799"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132" w:type="dxa"/>
            <w:tcBorders>
              <w:top w:val="nil"/>
              <w:left w:val="nil"/>
              <w:bottom w:val="nil"/>
              <w:right w:val="nil"/>
            </w:tcBorders>
            <w:shd w:val="clear" w:color="auto" w:fill="FFFFFF"/>
            <w:tcMar>
              <w:top w:w="60" w:type="dxa"/>
              <w:left w:w="120" w:type="dxa"/>
              <w:bottom w:w="30" w:type="dxa"/>
              <w:right w:w="120" w:type="dxa"/>
            </w:tcMar>
          </w:tcPr>
          <w:p w14:paraId="66DEC0A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974" w:type="dxa"/>
            <w:tcBorders>
              <w:top w:val="nil"/>
              <w:left w:val="nil"/>
              <w:bottom w:val="nil"/>
              <w:right w:val="nil"/>
            </w:tcBorders>
            <w:shd w:val="clear" w:color="auto" w:fill="FFFFFF"/>
            <w:tcMar>
              <w:top w:w="60" w:type="dxa"/>
              <w:left w:w="120" w:type="dxa"/>
              <w:bottom w:w="30" w:type="dxa"/>
              <w:right w:w="120" w:type="dxa"/>
            </w:tcMar>
          </w:tcPr>
          <w:p w14:paraId="0A91D25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978" w:type="dxa"/>
            <w:tcBorders>
              <w:top w:val="nil"/>
              <w:left w:val="nil"/>
              <w:bottom w:val="nil"/>
              <w:right w:val="nil"/>
            </w:tcBorders>
            <w:shd w:val="clear" w:color="auto" w:fill="FFFFFF"/>
            <w:tcMar>
              <w:top w:w="60" w:type="dxa"/>
              <w:left w:w="120" w:type="dxa"/>
              <w:bottom w:w="30" w:type="dxa"/>
              <w:right w:w="120" w:type="dxa"/>
            </w:tcMar>
          </w:tcPr>
          <w:p w14:paraId="173EF6E6"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2023-2-13</w:t>
            </w:r>
            <w:r w:rsidRPr="0010005D">
              <w:rPr>
                <w:rFonts w:ascii="Times New Roman" w:eastAsia="宋体" w:hAnsi="Times New Roman" w:cs="宋体" w:hint="eastAsia"/>
                <w:color w:val="000000"/>
                <w:sz w:val="18"/>
                <w:szCs w:val="18"/>
              </w:rPr>
              <w:t>黄海北部船舶漂失</w:t>
            </w:r>
          </w:p>
        </w:tc>
      </w:tr>
      <w:tr w:rsidR="00527DAD" w:rsidRPr="0010005D" w14:paraId="479155BD" w14:textId="77777777" w:rsidTr="00C00EE5">
        <w:tc>
          <w:tcPr>
            <w:tcW w:w="2153" w:type="dxa"/>
            <w:tcBorders>
              <w:top w:val="nil"/>
              <w:left w:val="nil"/>
              <w:bottom w:val="single" w:sz="12" w:space="0" w:color="000000"/>
              <w:right w:val="nil"/>
            </w:tcBorders>
            <w:shd w:val="clear" w:color="auto" w:fill="FFFFFF"/>
            <w:tcMar>
              <w:top w:w="60" w:type="dxa"/>
              <w:left w:w="120" w:type="dxa"/>
              <w:bottom w:w="30" w:type="dxa"/>
              <w:right w:w="120" w:type="dxa"/>
            </w:tcMar>
          </w:tcPr>
          <w:p w14:paraId="44CD44FB"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合计</w:t>
            </w:r>
          </w:p>
        </w:tc>
        <w:tc>
          <w:tcPr>
            <w:tcW w:w="1013" w:type="dxa"/>
            <w:tcBorders>
              <w:top w:val="nil"/>
              <w:left w:val="nil"/>
              <w:bottom w:val="single" w:sz="12" w:space="0" w:color="000000"/>
              <w:right w:val="nil"/>
            </w:tcBorders>
            <w:shd w:val="clear" w:color="auto" w:fill="FFFFFF"/>
            <w:tcMar>
              <w:top w:w="60" w:type="dxa"/>
              <w:left w:w="120" w:type="dxa"/>
              <w:bottom w:w="30" w:type="dxa"/>
              <w:right w:w="120" w:type="dxa"/>
            </w:tcMar>
          </w:tcPr>
          <w:p w14:paraId="11DC1B37"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25</w:t>
            </w:r>
          </w:p>
        </w:tc>
        <w:tc>
          <w:tcPr>
            <w:tcW w:w="1132" w:type="dxa"/>
            <w:tcBorders>
              <w:top w:val="nil"/>
              <w:left w:val="nil"/>
              <w:bottom w:val="single" w:sz="12" w:space="0" w:color="000000"/>
              <w:right w:val="nil"/>
            </w:tcBorders>
            <w:shd w:val="clear" w:color="auto" w:fill="FFFFFF"/>
            <w:tcMar>
              <w:top w:w="60" w:type="dxa"/>
              <w:left w:w="120" w:type="dxa"/>
              <w:bottom w:w="30" w:type="dxa"/>
              <w:right w:w="120" w:type="dxa"/>
            </w:tcMar>
          </w:tcPr>
          <w:p w14:paraId="440CD224"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974" w:type="dxa"/>
            <w:tcBorders>
              <w:top w:val="nil"/>
              <w:left w:val="nil"/>
              <w:bottom w:val="single" w:sz="12" w:space="0" w:color="000000"/>
              <w:right w:val="nil"/>
            </w:tcBorders>
            <w:shd w:val="clear" w:color="auto" w:fill="FFFFFF"/>
            <w:tcMar>
              <w:top w:w="60" w:type="dxa"/>
              <w:left w:w="120" w:type="dxa"/>
              <w:bottom w:w="30" w:type="dxa"/>
              <w:right w:w="120" w:type="dxa"/>
            </w:tcMar>
          </w:tcPr>
          <w:p w14:paraId="3AE67BA8"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2978" w:type="dxa"/>
            <w:tcBorders>
              <w:top w:val="nil"/>
              <w:left w:val="nil"/>
              <w:bottom w:val="single" w:sz="12" w:space="0" w:color="000000"/>
              <w:right w:val="nil"/>
            </w:tcBorders>
            <w:shd w:val="clear" w:color="auto" w:fill="FFFFFF"/>
            <w:tcMar>
              <w:top w:w="60" w:type="dxa"/>
              <w:left w:w="120" w:type="dxa"/>
              <w:bottom w:w="30" w:type="dxa"/>
              <w:right w:w="120" w:type="dxa"/>
            </w:tcMar>
          </w:tcPr>
          <w:p w14:paraId="3722A7EF" w14:textId="77777777" w:rsidR="00527DAD" w:rsidRPr="0010005D" w:rsidRDefault="00527DAD" w:rsidP="00C00EE5">
            <w:pPr>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w:t>
            </w:r>
          </w:p>
        </w:tc>
      </w:tr>
    </w:tbl>
    <w:p w14:paraId="2D930C4D" w14:textId="77777777" w:rsidR="00527DAD" w:rsidRPr="0010005D" w:rsidRDefault="00527DAD" w:rsidP="00527DAD">
      <w:pPr>
        <w:spacing w:before="120" w:after="120" w:line="360" w:lineRule="auto"/>
        <w:rPr>
          <w:rFonts w:ascii="Times New Roman" w:eastAsia="宋体" w:hAnsi="Times New Roman" w:cs="仿宋_GB2312"/>
        </w:rPr>
      </w:pPr>
      <w:r w:rsidRPr="0010005D">
        <w:rPr>
          <w:rFonts w:ascii="Times New Roman" w:eastAsia="宋体" w:hAnsi="Times New Roman" w:cs="仿宋_GB2312" w:hint="eastAsia"/>
        </w:rPr>
        <w:t>从舆情态势来看，商渔船碰撞成为舆情高发地，同时</w:t>
      </w:r>
      <w:r w:rsidRPr="0010005D">
        <w:rPr>
          <w:rFonts w:ascii="Times New Roman" w:eastAsia="宋体" w:hAnsi="Times New Roman" w:cs="仿宋_GB2312" w:hint="eastAsia"/>
        </w:rPr>
        <w:t>2024</w:t>
      </w:r>
      <w:r w:rsidRPr="0010005D">
        <w:rPr>
          <w:rFonts w:ascii="Times New Roman" w:eastAsia="宋体" w:hAnsi="Times New Roman" w:cs="仿宋_GB2312" w:hint="eastAsia"/>
        </w:rPr>
        <w:t>年宁波港爆炸话题带动“海运物流—城市安全”耦合舆情升温。</w:t>
      </w:r>
    </w:p>
    <w:p w14:paraId="7D4BBB3D" w14:textId="77777777" w:rsidR="00527DAD" w:rsidRPr="0010005D" w:rsidRDefault="00527DAD" w:rsidP="00527DAD">
      <w:pPr>
        <w:spacing w:before="120" w:after="120" w:line="360" w:lineRule="auto"/>
        <w:ind w:firstLineChars="200" w:firstLine="482"/>
        <w:rPr>
          <w:rFonts w:ascii="Times New Roman" w:eastAsia="宋体" w:hAnsi="Times New Roman" w:cs="仿宋_GB2312"/>
          <w:b/>
          <w:bCs/>
        </w:rPr>
      </w:pPr>
      <w:r w:rsidRPr="0010005D">
        <w:rPr>
          <w:rFonts w:ascii="Times New Roman" w:eastAsia="宋体" w:hAnsi="Times New Roman" w:cs="仿宋_GB2312" w:hint="eastAsia"/>
          <w:b/>
          <w:bCs/>
        </w:rPr>
        <w:t>3.</w:t>
      </w:r>
      <w:r w:rsidRPr="0010005D">
        <w:rPr>
          <w:rFonts w:ascii="Times New Roman" w:eastAsia="宋体" w:hAnsi="Times New Roman" w:cs="仿宋_GB2312" w:hint="eastAsia"/>
          <w:b/>
          <w:bCs/>
        </w:rPr>
        <w:t>航空</w:t>
      </w:r>
    </w:p>
    <w:p w14:paraId="5D5B081F"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航空领域舆情焦点转向“服务流程”</w:t>
      </w:r>
      <w:proofErr w:type="gramStart"/>
      <w:r w:rsidRPr="0010005D">
        <w:rPr>
          <w:rFonts w:ascii="Times New Roman" w:eastAsia="宋体" w:hAnsi="Times New Roman" w:cs="仿宋_GB2312" w:hint="eastAsia"/>
        </w:rPr>
        <w:t>“旅客行为”类微事故</w:t>
      </w:r>
      <w:proofErr w:type="gramEnd"/>
      <w:r w:rsidRPr="0010005D">
        <w:rPr>
          <w:rFonts w:ascii="Times New Roman" w:eastAsia="宋体" w:hAnsi="Times New Roman" w:cs="仿宋_GB2312" w:hint="eastAsia"/>
        </w:rPr>
        <w:t>。特征为“技术征候少、服务争议多、公众容忍度低”。</w:t>
      </w:r>
    </w:p>
    <w:p w14:paraId="08537BEF"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表</w:t>
      </w:r>
      <w:r w:rsidRPr="0010005D">
        <w:rPr>
          <w:rFonts w:ascii="Times New Roman" w:eastAsia="宋体" w:hAnsi="Times New Roman" w:cs="仿宋_GB2312" w:hint="eastAsia"/>
        </w:rPr>
        <w:t>3</w:t>
      </w:r>
      <w:r w:rsidRPr="0010005D">
        <w:rPr>
          <w:rFonts w:ascii="Times New Roman" w:eastAsia="宋体" w:hAnsi="Times New Roman" w:cs="仿宋_GB2312" w:hint="eastAsia"/>
        </w:rPr>
        <w:t>：</w:t>
      </w:r>
      <w:r w:rsidRPr="0010005D">
        <w:rPr>
          <w:rFonts w:ascii="Times New Roman" w:eastAsia="宋体" w:hAnsi="Times New Roman" w:cs="仿宋_GB2312"/>
          <w:b/>
          <w:bCs/>
        </w:rPr>
        <w:t>20</w:t>
      </w:r>
      <w:r w:rsidRPr="0010005D">
        <w:rPr>
          <w:rFonts w:ascii="Times New Roman" w:eastAsia="宋体" w:hAnsi="Times New Roman" w:cs="仿宋_GB2312" w:hint="eastAsia"/>
          <w:b/>
          <w:bCs/>
        </w:rPr>
        <w:t>22</w:t>
      </w:r>
      <w:r w:rsidRPr="0010005D">
        <w:rPr>
          <w:rFonts w:ascii="Times New Roman" w:eastAsia="宋体" w:hAnsi="Times New Roman" w:cs="仿宋_GB2312"/>
          <w:b/>
          <w:bCs/>
        </w:rPr>
        <w:t>-2025</w:t>
      </w:r>
      <w:r w:rsidRPr="0010005D">
        <w:rPr>
          <w:rFonts w:ascii="Times New Roman" w:eastAsia="宋体" w:hAnsi="Times New Roman" w:cs="仿宋_GB2312"/>
          <w:b/>
          <w:bCs/>
        </w:rPr>
        <w:t>年</w:t>
      </w:r>
      <w:r w:rsidRPr="0010005D">
        <w:rPr>
          <w:rFonts w:ascii="Times New Roman" w:eastAsia="宋体" w:hAnsi="Times New Roman" w:cs="仿宋_GB2312" w:hint="eastAsia"/>
          <w:b/>
          <w:bCs/>
        </w:rPr>
        <w:t>航空</w:t>
      </w:r>
      <w:r w:rsidRPr="0010005D">
        <w:rPr>
          <w:rFonts w:ascii="Times New Roman" w:eastAsia="宋体" w:hAnsi="Times New Roman" w:cs="仿宋_GB2312"/>
          <w:b/>
          <w:bCs/>
        </w:rPr>
        <w:t>交通事故舆情类型分布统计表</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2228"/>
        <w:gridCol w:w="953"/>
        <w:gridCol w:w="1270"/>
        <w:gridCol w:w="1185"/>
        <w:gridCol w:w="2885"/>
      </w:tblGrid>
      <w:tr w:rsidR="00527DAD" w:rsidRPr="0010005D" w14:paraId="30CAC498" w14:textId="77777777" w:rsidTr="00C00EE5">
        <w:trPr>
          <w:jc w:val="center"/>
        </w:trPr>
        <w:tc>
          <w:tcPr>
            <w:tcW w:w="2228"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tcPr>
          <w:p w14:paraId="05C63E2B"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航空事故二级类型</w:t>
            </w:r>
          </w:p>
        </w:tc>
        <w:tc>
          <w:tcPr>
            <w:tcW w:w="95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214BAFE5" w14:textId="77777777" w:rsidR="00527DAD" w:rsidRPr="0010005D" w:rsidRDefault="00527DAD" w:rsidP="00C00EE5">
            <w:pPr>
              <w:snapToGrid w:val="0"/>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起数</w:t>
            </w:r>
          </w:p>
        </w:tc>
        <w:tc>
          <w:tcPr>
            <w:tcW w:w="127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6FA7A779" w14:textId="77777777" w:rsidR="00527DAD" w:rsidRPr="0010005D" w:rsidRDefault="00527DAD" w:rsidP="00C00EE5">
            <w:pPr>
              <w:snapToGrid w:val="0"/>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死亡≥</w:t>
            </w:r>
            <w:r w:rsidRPr="0010005D">
              <w:rPr>
                <w:rFonts w:ascii="Times New Roman" w:eastAsia="宋体" w:hAnsi="Times New Roman" w:cs="宋体" w:hint="eastAsia"/>
                <w:color w:val="000000"/>
                <w:sz w:val="18"/>
                <w:szCs w:val="18"/>
              </w:rPr>
              <w:t>3</w:t>
            </w:r>
            <w:r w:rsidRPr="0010005D">
              <w:rPr>
                <w:rFonts w:ascii="Times New Roman" w:eastAsia="宋体" w:hAnsi="Times New Roman" w:cs="宋体" w:hint="eastAsia"/>
                <w:color w:val="000000"/>
                <w:sz w:val="18"/>
                <w:szCs w:val="18"/>
              </w:rPr>
              <w:t>起</w:t>
            </w:r>
          </w:p>
        </w:tc>
        <w:tc>
          <w:tcPr>
            <w:tcW w:w="118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0DD0D182" w14:textId="77777777" w:rsidR="00527DAD" w:rsidRPr="0010005D" w:rsidRDefault="00527DAD" w:rsidP="00C00EE5">
            <w:pPr>
              <w:snapToGrid w:val="0"/>
              <w:spacing w:before="120" w:after="120" w:line="36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次生舆情</w:t>
            </w:r>
          </w:p>
        </w:tc>
        <w:tc>
          <w:tcPr>
            <w:tcW w:w="288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tcPr>
          <w:p w14:paraId="1F022825"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典型代表事件</w:t>
            </w:r>
          </w:p>
        </w:tc>
      </w:tr>
      <w:tr w:rsidR="00527DAD" w:rsidRPr="0010005D" w14:paraId="5AB22AB4" w14:textId="77777777" w:rsidTr="00C00EE5">
        <w:trPr>
          <w:jc w:val="center"/>
        </w:trPr>
        <w:tc>
          <w:tcPr>
            <w:tcW w:w="2228" w:type="dxa"/>
            <w:tcBorders>
              <w:top w:val="single" w:sz="4" w:space="0" w:color="000000"/>
              <w:left w:val="nil"/>
              <w:bottom w:val="nil"/>
              <w:right w:val="nil"/>
            </w:tcBorders>
            <w:shd w:val="clear" w:color="auto" w:fill="FFFFFF"/>
            <w:tcMar>
              <w:top w:w="60" w:type="dxa"/>
              <w:left w:w="120" w:type="dxa"/>
              <w:bottom w:w="30" w:type="dxa"/>
              <w:right w:w="120" w:type="dxa"/>
            </w:tcMar>
          </w:tcPr>
          <w:p w14:paraId="6DE4DB0D"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重大坠机</w:t>
            </w:r>
          </w:p>
        </w:tc>
        <w:tc>
          <w:tcPr>
            <w:tcW w:w="953" w:type="dxa"/>
            <w:tcBorders>
              <w:top w:val="single" w:sz="4" w:space="0" w:color="000000"/>
              <w:left w:val="nil"/>
              <w:bottom w:val="nil"/>
              <w:right w:val="nil"/>
            </w:tcBorders>
            <w:shd w:val="clear" w:color="auto" w:fill="FFFFFF"/>
            <w:tcMar>
              <w:top w:w="60" w:type="dxa"/>
              <w:left w:w="120" w:type="dxa"/>
              <w:bottom w:w="30" w:type="dxa"/>
              <w:right w:w="120" w:type="dxa"/>
            </w:tcMar>
          </w:tcPr>
          <w:p w14:paraId="7FB467C5"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270" w:type="dxa"/>
            <w:tcBorders>
              <w:top w:val="single" w:sz="4" w:space="0" w:color="000000"/>
              <w:left w:val="nil"/>
              <w:bottom w:val="nil"/>
              <w:right w:val="nil"/>
            </w:tcBorders>
            <w:shd w:val="clear" w:color="auto" w:fill="FFFFFF"/>
            <w:tcMar>
              <w:top w:w="60" w:type="dxa"/>
              <w:left w:w="120" w:type="dxa"/>
              <w:bottom w:w="30" w:type="dxa"/>
              <w:right w:w="120" w:type="dxa"/>
            </w:tcMar>
          </w:tcPr>
          <w:p w14:paraId="46FE000E"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185" w:type="dxa"/>
            <w:tcBorders>
              <w:top w:val="single" w:sz="4" w:space="0" w:color="000000"/>
              <w:left w:val="nil"/>
              <w:bottom w:val="nil"/>
              <w:right w:val="nil"/>
            </w:tcBorders>
            <w:shd w:val="clear" w:color="auto" w:fill="FFFFFF"/>
            <w:tcMar>
              <w:top w:w="60" w:type="dxa"/>
              <w:left w:w="120" w:type="dxa"/>
              <w:bottom w:w="30" w:type="dxa"/>
              <w:right w:w="120" w:type="dxa"/>
            </w:tcMar>
          </w:tcPr>
          <w:p w14:paraId="1954ECEF"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885" w:type="dxa"/>
            <w:tcBorders>
              <w:top w:val="single" w:sz="4" w:space="0" w:color="000000"/>
              <w:left w:val="nil"/>
              <w:bottom w:val="nil"/>
              <w:right w:val="nil"/>
            </w:tcBorders>
            <w:shd w:val="clear" w:color="auto" w:fill="FFFFFF"/>
            <w:tcMar>
              <w:top w:w="60" w:type="dxa"/>
              <w:left w:w="120" w:type="dxa"/>
              <w:bottom w:w="30" w:type="dxa"/>
              <w:right w:w="120" w:type="dxa"/>
            </w:tcMar>
          </w:tcPr>
          <w:p w14:paraId="6A124A1D"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2022-3-21</w:t>
            </w:r>
            <w:r w:rsidRPr="0010005D">
              <w:rPr>
                <w:rFonts w:ascii="Times New Roman" w:eastAsia="宋体" w:hAnsi="Times New Roman" w:cs="宋体" w:hint="eastAsia"/>
                <w:color w:val="000000"/>
                <w:sz w:val="18"/>
                <w:szCs w:val="18"/>
              </w:rPr>
              <w:t>东航</w:t>
            </w:r>
            <w:r w:rsidRPr="0010005D">
              <w:rPr>
                <w:rFonts w:ascii="Times New Roman" w:eastAsia="宋体" w:hAnsi="Times New Roman" w:cs="宋体" w:hint="eastAsia"/>
                <w:color w:val="000000"/>
                <w:sz w:val="18"/>
                <w:szCs w:val="18"/>
              </w:rPr>
              <w:t>MU5735</w:t>
            </w:r>
          </w:p>
        </w:tc>
      </w:tr>
      <w:tr w:rsidR="00527DAD" w:rsidRPr="0010005D" w14:paraId="489C1EA8" w14:textId="77777777" w:rsidTr="00C00EE5">
        <w:trPr>
          <w:jc w:val="center"/>
        </w:trPr>
        <w:tc>
          <w:tcPr>
            <w:tcW w:w="2228" w:type="dxa"/>
            <w:tcBorders>
              <w:top w:val="nil"/>
              <w:left w:val="nil"/>
              <w:bottom w:val="nil"/>
              <w:right w:val="nil"/>
            </w:tcBorders>
            <w:shd w:val="clear" w:color="auto" w:fill="FFFFFF"/>
            <w:tcMar>
              <w:top w:w="60" w:type="dxa"/>
              <w:left w:w="120" w:type="dxa"/>
              <w:bottom w:w="30" w:type="dxa"/>
              <w:right w:w="120" w:type="dxa"/>
            </w:tcMar>
          </w:tcPr>
          <w:p w14:paraId="001D1203"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航班颠簸</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备降</w:t>
            </w:r>
          </w:p>
        </w:tc>
        <w:tc>
          <w:tcPr>
            <w:tcW w:w="953" w:type="dxa"/>
            <w:tcBorders>
              <w:top w:val="nil"/>
              <w:left w:val="nil"/>
              <w:bottom w:val="nil"/>
              <w:right w:val="nil"/>
            </w:tcBorders>
            <w:shd w:val="clear" w:color="auto" w:fill="FFFFFF"/>
            <w:tcMar>
              <w:top w:w="60" w:type="dxa"/>
              <w:left w:w="120" w:type="dxa"/>
              <w:bottom w:w="30" w:type="dxa"/>
              <w:right w:w="120" w:type="dxa"/>
            </w:tcMar>
          </w:tcPr>
          <w:p w14:paraId="7648AFAA"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270" w:type="dxa"/>
            <w:tcBorders>
              <w:top w:val="nil"/>
              <w:left w:val="nil"/>
              <w:bottom w:val="nil"/>
              <w:right w:val="nil"/>
            </w:tcBorders>
            <w:shd w:val="clear" w:color="auto" w:fill="FFFFFF"/>
            <w:tcMar>
              <w:top w:w="60" w:type="dxa"/>
              <w:left w:w="120" w:type="dxa"/>
              <w:bottom w:w="30" w:type="dxa"/>
              <w:right w:w="120" w:type="dxa"/>
            </w:tcMar>
          </w:tcPr>
          <w:p w14:paraId="5D87FDE6"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185" w:type="dxa"/>
            <w:tcBorders>
              <w:top w:val="nil"/>
              <w:left w:val="nil"/>
              <w:bottom w:val="nil"/>
              <w:right w:val="nil"/>
            </w:tcBorders>
            <w:shd w:val="clear" w:color="auto" w:fill="FFFFFF"/>
            <w:tcMar>
              <w:top w:w="60" w:type="dxa"/>
              <w:left w:w="120" w:type="dxa"/>
              <w:bottom w:w="30" w:type="dxa"/>
              <w:right w:w="120" w:type="dxa"/>
            </w:tcMar>
          </w:tcPr>
          <w:p w14:paraId="4524536B"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885" w:type="dxa"/>
            <w:tcBorders>
              <w:top w:val="nil"/>
              <w:left w:val="nil"/>
              <w:bottom w:val="nil"/>
              <w:right w:val="nil"/>
            </w:tcBorders>
            <w:shd w:val="clear" w:color="auto" w:fill="FFFFFF"/>
            <w:tcMar>
              <w:top w:w="60" w:type="dxa"/>
              <w:left w:w="120" w:type="dxa"/>
              <w:bottom w:w="30" w:type="dxa"/>
              <w:right w:w="120" w:type="dxa"/>
            </w:tcMar>
          </w:tcPr>
          <w:p w14:paraId="1DA11B2C"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2023-7-10</w:t>
            </w:r>
            <w:r w:rsidRPr="0010005D">
              <w:rPr>
                <w:rFonts w:ascii="Times New Roman" w:eastAsia="宋体" w:hAnsi="Times New Roman" w:cs="宋体" w:hint="eastAsia"/>
                <w:color w:val="000000"/>
                <w:sz w:val="18"/>
                <w:szCs w:val="18"/>
              </w:rPr>
              <w:t>国航</w:t>
            </w:r>
            <w:r w:rsidRPr="0010005D">
              <w:rPr>
                <w:rFonts w:ascii="Times New Roman" w:eastAsia="宋体" w:hAnsi="Times New Roman" w:cs="宋体" w:hint="eastAsia"/>
                <w:color w:val="000000"/>
                <w:sz w:val="18"/>
                <w:szCs w:val="18"/>
              </w:rPr>
              <w:t>CA1524</w:t>
            </w:r>
            <w:r w:rsidRPr="0010005D">
              <w:rPr>
                <w:rFonts w:ascii="Times New Roman" w:eastAsia="宋体" w:hAnsi="Times New Roman" w:cs="宋体" w:hint="eastAsia"/>
                <w:color w:val="000000"/>
                <w:sz w:val="18"/>
                <w:szCs w:val="18"/>
              </w:rPr>
              <w:t>剧烈颠簸</w:t>
            </w:r>
          </w:p>
        </w:tc>
      </w:tr>
      <w:tr w:rsidR="00527DAD" w:rsidRPr="0010005D" w14:paraId="4C69866B" w14:textId="77777777" w:rsidTr="00C00EE5">
        <w:trPr>
          <w:jc w:val="center"/>
        </w:trPr>
        <w:tc>
          <w:tcPr>
            <w:tcW w:w="2228" w:type="dxa"/>
            <w:tcBorders>
              <w:top w:val="nil"/>
              <w:left w:val="nil"/>
              <w:bottom w:val="nil"/>
              <w:right w:val="nil"/>
            </w:tcBorders>
            <w:shd w:val="clear" w:color="auto" w:fill="FFFFFF"/>
            <w:tcMar>
              <w:top w:w="60" w:type="dxa"/>
              <w:left w:w="120" w:type="dxa"/>
              <w:bottom w:w="30" w:type="dxa"/>
              <w:right w:w="120" w:type="dxa"/>
            </w:tcMar>
          </w:tcPr>
          <w:p w14:paraId="2850EB4C"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机场地面运行冲突</w:t>
            </w:r>
          </w:p>
        </w:tc>
        <w:tc>
          <w:tcPr>
            <w:tcW w:w="953" w:type="dxa"/>
            <w:tcBorders>
              <w:top w:val="nil"/>
              <w:left w:val="nil"/>
              <w:bottom w:val="nil"/>
              <w:right w:val="nil"/>
            </w:tcBorders>
            <w:shd w:val="clear" w:color="auto" w:fill="FFFFFF"/>
            <w:tcMar>
              <w:top w:w="60" w:type="dxa"/>
              <w:left w:w="120" w:type="dxa"/>
              <w:bottom w:w="30" w:type="dxa"/>
              <w:right w:w="120" w:type="dxa"/>
            </w:tcMar>
          </w:tcPr>
          <w:p w14:paraId="435F9B66"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270" w:type="dxa"/>
            <w:tcBorders>
              <w:top w:val="nil"/>
              <w:left w:val="nil"/>
              <w:bottom w:val="nil"/>
              <w:right w:val="nil"/>
            </w:tcBorders>
            <w:shd w:val="clear" w:color="auto" w:fill="FFFFFF"/>
            <w:tcMar>
              <w:top w:w="60" w:type="dxa"/>
              <w:left w:w="120" w:type="dxa"/>
              <w:bottom w:w="30" w:type="dxa"/>
              <w:right w:w="120" w:type="dxa"/>
            </w:tcMar>
          </w:tcPr>
          <w:p w14:paraId="45D97B42"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185" w:type="dxa"/>
            <w:tcBorders>
              <w:top w:val="nil"/>
              <w:left w:val="nil"/>
              <w:bottom w:val="nil"/>
              <w:right w:val="nil"/>
            </w:tcBorders>
            <w:shd w:val="clear" w:color="auto" w:fill="FFFFFF"/>
            <w:tcMar>
              <w:top w:w="60" w:type="dxa"/>
              <w:left w:w="120" w:type="dxa"/>
              <w:bottom w:w="30" w:type="dxa"/>
              <w:right w:w="120" w:type="dxa"/>
            </w:tcMar>
          </w:tcPr>
          <w:p w14:paraId="435A7FB3"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885" w:type="dxa"/>
            <w:tcBorders>
              <w:top w:val="nil"/>
              <w:left w:val="nil"/>
              <w:bottom w:val="nil"/>
              <w:right w:val="nil"/>
            </w:tcBorders>
            <w:shd w:val="clear" w:color="auto" w:fill="FFFFFF"/>
            <w:tcMar>
              <w:top w:w="60" w:type="dxa"/>
              <w:left w:w="120" w:type="dxa"/>
              <w:bottom w:w="30" w:type="dxa"/>
              <w:right w:w="120" w:type="dxa"/>
            </w:tcMar>
          </w:tcPr>
          <w:p w14:paraId="01E1BF03"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2025-7-2</w:t>
            </w:r>
            <w:r w:rsidRPr="0010005D">
              <w:rPr>
                <w:rFonts w:ascii="Times New Roman" w:eastAsia="宋体" w:hAnsi="Times New Roman" w:cs="宋体" w:hint="eastAsia"/>
                <w:color w:val="000000"/>
                <w:sz w:val="18"/>
                <w:szCs w:val="18"/>
              </w:rPr>
              <w:t>天津航</w:t>
            </w:r>
            <w:r w:rsidRPr="0010005D">
              <w:rPr>
                <w:rFonts w:ascii="Times New Roman" w:eastAsia="宋体" w:hAnsi="Times New Roman" w:cs="宋体" w:hint="eastAsia"/>
                <w:color w:val="000000"/>
                <w:sz w:val="18"/>
                <w:szCs w:val="18"/>
              </w:rPr>
              <w:t>GS7833</w:t>
            </w:r>
            <w:r w:rsidRPr="0010005D">
              <w:rPr>
                <w:rFonts w:ascii="Times New Roman" w:eastAsia="宋体" w:hAnsi="Times New Roman" w:cs="宋体" w:hint="eastAsia"/>
                <w:color w:val="000000"/>
                <w:sz w:val="18"/>
                <w:szCs w:val="18"/>
              </w:rPr>
              <w:t>高速中断</w:t>
            </w:r>
          </w:p>
        </w:tc>
      </w:tr>
      <w:tr w:rsidR="00527DAD" w:rsidRPr="0010005D" w14:paraId="27B70734" w14:textId="77777777" w:rsidTr="00C00EE5">
        <w:trPr>
          <w:jc w:val="center"/>
        </w:trPr>
        <w:tc>
          <w:tcPr>
            <w:tcW w:w="2228" w:type="dxa"/>
            <w:tcBorders>
              <w:top w:val="nil"/>
              <w:left w:val="nil"/>
              <w:bottom w:val="nil"/>
              <w:right w:val="nil"/>
            </w:tcBorders>
            <w:shd w:val="clear" w:color="auto" w:fill="FFFFFF"/>
            <w:tcMar>
              <w:top w:w="60" w:type="dxa"/>
              <w:left w:w="120" w:type="dxa"/>
              <w:bottom w:w="30" w:type="dxa"/>
              <w:right w:w="120" w:type="dxa"/>
            </w:tcMar>
          </w:tcPr>
          <w:p w14:paraId="075696C9"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lastRenderedPageBreak/>
              <w:t>旅客突发疾病</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死亡</w:t>
            </w:r>
          </w:p>
        </w:tc>
        <w:tc>
          <w:tcPr>
            <w:tcW w:w="953" w:type="dxa"/>
            <w:tcBorders>
              <w:top w:val="nil"/>
              <w:left w:val="nil"/>
              <w:bottom w:val="nil"/>
              <w:right w:val="nil"/>
            </w:tcBorders>
            <w:shd w:val="clear" w:color="auto" w:fill="FFFFFF"/>
            <w:tcMar>
              <w:top w:w="60" w:type="dxa"/>
              <w:left w:w="120" w:type="dxa"/>
              <w:bottom w:w="30" w:type="dxa"/>
              <w:right w:w="120" w:type="dxa"/>
            </w:tcMar>
          </w:tcPr>
          <w:p w14:paraId="1FE35452"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270" w:type="dxa"/>
            <w:tcBorders>
              <w:top w:val="nil"/>
              <w:left w:val="nil"/>
              <w:bottom w:val="nil"/>
              <w:right w:val="nil"/>
            </w:tcBorders>
            <w:shd w:val="clear" w:color="auto" w:fill="FFFFFF"/>
            <w:tcMar>
              <w:top w:w="60" w:type="dxa"/>
              <w:left w:w="120" w:type="dxa"/>
              <w:bottom w:w="30" w:type="dxa"/>
              <w:right w:w="120" w:type="dxa"/>
            </w:tcMar>
          </w:tcPr>
          <w:p w14:paraId="6F268336"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185" w:type="dxa"/>
            <w:tcBorders>
              <w:top w:val="nil"/>
              <w:left w:val="nil"/>
              <w:bottom w:val="nil"/>
              <w:right w:val="nil"/>
            </w:tcBorders>
            <w:shd w:val="clear" w:color="auto" w:fill="FFFFFF"/>
            <w:tcMar>
              <w:top w:w="60" w:type="dxa"/>
              <w:left w:w="120" w:type="dxa"/>
              <w:bottom w:w="30" w:type="dxa"/>
              <w:right w:w="120" w:type="dxa"/>
            </w:tcMar>
          </w:tcPr>
          <w:p w14:paraId="33849C03"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885" w:type="dxa"/>
            <w:tcBorders>
              <w:top w:val="nil"/>
              <w:left w:val="nil"/>
              <w:bottom w:val="nil"/>
              <w:right w:val="nil"/>
            </w:tcBorders>
            <w:shd w:val="clear" w:color="auto" w:fill="FFFFFF"/>
            <w:tcMar>
              <w:top w:w="60" w:type="dxa"/>
              <w:left w:w="120" w:type="dxa"/>
              <w:bottom w:w="30" w:type="dxa"/>
              <w:right w:w="120" w:type="dxa"/>
            </w:tcMar>
          </w:tcPr>
          <w:p w14:paraId="0162006D"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2025-2-15</w:t>
            </w:r>
            <w:r w:rsidRPr="0010005D">
              <w:rPr>
                <w:rFonts w:ascii="Times New Roman" w:eastAsia="宋体" w:hAnsi="Times New Roman" w:cs="宋体" w:hint="eastAsia"/>
                <w:color w:val="000000"/>
                <w:sz w:val="18"/>
                <w:szCs w:val="18"/>
              </w:rPr>
              <w:t>川航</w:t>
            </w:r>
            <w:r w:rsidRPr="0010005D">
              <w:rPr>
                <w:rFonts w:ascii="Times New Roman" w:eastAsia="宋体" w:hAnsi="Times New Roman" w:cs="宋体" w:hint="eastAsia"/>
                <w:color w:val="000000"/>
                <w:sz w:val="18"/>
                <w:szCs w:val="18"/>
              </w:rPr>
              <w:t>3U6979</w:t>
            </w:r>
            <w:r w:rsidRPr="0010005D">
              <w:rPr>
                <w:rFonts w:ascii="Times New Roman" w:eastAsia="宋体" w:hAnsi="Times New Roman" w:cs="宋体" w:hint="eastAsia"/>
                <w:color w:val="000000"/>
                <w:sz w:val="18"/>
                <w:szCs w:val="18"/>
              </w:rPr>
              <w:t>乘客昏迷死亡</w:t>
            </w:r>
          </w:p>
        </w:tc>
      </w:tr>
      <w:tr w:rsidR="00527DAD" w:rsidRPr="0010005D" w14:paraId="135BBA62" w14:textId="77777777" w:rsidTr="00C00EE5">
        <w:trPr>
          <w:jc w:val="center"/>
        </w:trPr>
        <w:tc>
          <w:tcPr>
            <w:tcW w:w="2228" w:type="dxa"/>
            <w:tcBorders>
              <w:top w:val="nil"/>
              <w:left w:val="nil"/>
              <w:bottom w:val="nil"/>
              <w:right w:val="nil"/>
            </w:tcBorders>
            <w:shd w:val="clear" w:color="auto" w:fill="FFFFFF"/>
            <w:tcMar>
              <w:top w:w="60" w:type="dxa"/>
              <w:left w:w="120" w:type="dxa"/>
              <w:bottom w:w="30" w:type="dxa"/>
              <w:right w:w="120" w:type="dxa"/>
            </w:tcMar>
          </w:tcPr>
          <w:p w14:paraId="339C12CF"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安检、行李、票价等服务争议</w:t>
            </w:r>
          </w:p>
        </w:tc>
        <w:tc>
          <w:tcPr>
            <w:tcW w:w="953" w:type="dxa"/>
            <w:tcBorders>
              <w:top w:val="nil"/>
              <w:left w:val="nil"/>
              <w:bottom w:val="nil"/>
              <w:right w:val="nil"/>
            </w:tcBorders>
            <w:shd w:val="clear" w:color="auto" w:fill="FFFFFF"/>
            <w:tcMar>
              <w:top w:w="60" w:type="dxa"/>
              <w:left w:w="120" w:type="dxa"/>
              <w:bottom w:w="30" w:type="dxa"/>
              <w:right w:w="120" w:type="dxa"/>
            </w:tcMar>
          </w:tcPr>
          <w:p w14:paraId="058A6808"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270" w:type="dxa"/>
            <w:tcBorders>
              <w:top w:val="nil"/>
              <w:left w:val="nil"/>
              <w:bottom w:val="nil"/>
              <w:right w:val="nil"/>
            </w:tcBorders>
            <w:shd w:val="clear" w:color="auto" w:fill="FFFFFF"/>
            <w:tcMar>
              <w:top w:w="60" w:type="dxa"/>
              <w:left w:w="120" w:type="dxa"/>
              <w:bottom w:w="30" w:type="dxa"/>
              <w:right w:w="120" w:type="dxa"/>
            </w:tcMar>
          </w:tcPr>
          <w:p w14:paraId="29C5A80D"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185" w:type="dxa"/>
            <w:tcBorders>
              <w:top w:val="nil"/>
              <w:left w:val="nil"/>
              <w:bottom w:val="nil"/>
              <w:right w:val="nil"/>
            </w:tcBorders>
            <w:shd w:val="clear" w:color="auto" w:fill="FFFFFF"/>
            <w:tcMar>
              <w:top w:w="60" w:type="dxa"/>
              <w:left w:w="120" w:type="dxa"/>
              <w:bottom w:w="30" w:type="dxa"/>
              <w:right w:w="120" w:type="dxa"/>
            </w:tcMar>
          </w:tcPr>
          <w:p w14:paraId="1ECCD234"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2885" w:type="dxa"/>
            <w:tcBorders>
              <w:top w:val="nil"/>
              <w:left w:val="nil"/>
              <w:bottom w:val="nil"/>
              <w:right w:val="nil"/>
            </w:tcBorders>
            <w:shd w:val="clear" w:color="auto" w:fill="FFFFFF"/>
            <w:tcMar>
              <w:top w:w="60" w:type="dxa"/>
              <w:left w:w="120" w:type="dxa"/>
              <w:bottom w:w="30" w:type="dxa"/>
              <w:right w:w="120" w:type="dxa"/>
            </w:tcMar>
          </w:tcPr>
          <w:p w14:paraId="32A8DE0F"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2024-1-29</w:t>
            </w:r>
            <w:r w:rsidRPr="0010005D">
              <w:rPr>
                <w:rFonts w:ascii="Times New Roman" w:eastAsia="宋体" w:hAnsi="Times New Roman" w:cs="宋体" w:hint="eastAsia"/>
                <w:color w:val="000000"/>
                <w:sz w:val="18"/>
                <w:szCs w:val="18"/>
              </w:rPr>
              <w:t>上海限制</w:t>
            </w:r>
            <w:proofErr w:type="gramStart"/>
            <w:r w:rsidRPr="0010005D">
              <w:rPr>
                <w:rFonts w:ascii="Times New Roman" w:eastAsia="宋体" w:hAnsi="Times New Roman" w:cs="宋体" w:hint="eastAsia"/>
                <w:color w:val="000000"/>
                <w:sz w:val="18"/>
                <w:szCs w:val="18"/>
              </w:rPr>
              <w:t>网约车进</w:t>
            </w:r>
            <w:proofErr w:type="gramEnd"/>
            <w:r w:rsidRPr="0010005D">
              <w:rPr>
                <w:rFonts w:ascii="Times New Roman" w:eastAsia="宋体" w:hAnsi="Times New Roman" w:cs="宋体" w:hint="eastAsia"/>
                <w:color w:val="000000"/>
                <w:sz w:val="18"/>
                <w:szCs w:val="18"/>
              </w:rPr>
              <w:t>浦东机场</w:t>
            </w:r>
          </w:p>
        </w:tc>
      </w:tr>
      <w:tr w:rsidR="00527DAD" w:rsidRPr="0010005D" w14:paraId="35346420" w14:textId="77777777" w:rsidTr="00C00EE5">
        <w:trPr>
          <w:jc w:val="center"/>
        </w:trPr>
        <w:tc>
          <w:tcPr>
            <w:tcW w:w="2228" w:type="dxa"/>
            <w:tcBorders>
              <w:top w:val="nil"/>
              <w:left w:val="nil"/>
              <w:bottom w:val="single" w:sz="12" w:space="0" w:color="000000"/>
              <w:right w:val="nil"/>
            </w:tcBorders>
            <w:shd w:val="clear" w:color="auto" w:fill="FFFFFF"/>
            <w:tcMar>
              <w:top w:w="60" w:type="dxa"/>
              <w:left w:w="120" w:type="dxa"/>
              <w:bottom w:w="30" w:type="dxa"/>
              <w:right w:w="120" w:type="dxa"/>
            </w:tcMar>
          </w:tcPr>
          <w:p w14:paraId="410A0407"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合计</w:t>
            </w:r>
          </w:p>
        </w:tc>
        <w:tc>
          <w:tcPr>
            <w:tcW w:w="953" w:type="dxa"/>
            <w:tcBorders>
              <w:top w:val="nil"/>
              <w:left w:val="nil"/>
              <w:bottom w:val="single" w:sz="12" w:space="0" w:color="000000"/>
              <w:right w:val="nil"/>
            </w:tcBorders>
            <w:shd w:val="clear" w:color="auto" w:fill="FFFFFF"/>
            <w:tcMar>
              <w:top w:w="60" w:type="dxa"/>
              <w:left w:w="120" w:type="dxa"/>
              <w:bottom w:w="30" w:type="dxa"/>
              <w:right w:w="120" w:type="dxa"/>
            </w:tcMar>
          </w:tcPr>
          <w:p w14:paraId="38494823"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13</w:t>
            </w:r>
          </w:p>
        </w:tc>
        <w:tc>
          <w:tcPr>
            <w:tcW w:w="1270" w:type="dxa"/>
            <w:tcBorders>
              <w:top w:val="nil"/>
              <w:left w:val="nil"/>
              <w:bottom w:val="single" w:sz="12" w:space="0" w:color="000000"/>
              <w:right w:val="nil"/>
            </w:tcBorders>
            <w:shd w:val="clear" w:color="auto" w:fill="FFFFFF"/>
            <w:tcMar>
              <w:top w:w="60" w:type="dxa"/>
              <w:left w:w="120" w:type="dxa"/>
              <w:bottom w:w="30" w:type="dxa"/>
              <w:right w:w="120" w:type="dxa"/>
            </w:tcMar>
          </w:tcPr>
          <w:p w14:paraId="6E6142B9"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185" w:type="dxa"/>
            <w:tcBorders>
              <w:top w:val="nil"/>
              <w:left w:val="nil"/>
              <w:bottom w:val="single" w:sz="12" w:space="0" w:color="000000"/>
              <w:right w:val="nil"/>
            </w:tcBorders>
            <w:shd w:val="clear" w:color="auto" w:fill="FFFFFF"/>
            <w:tcMar>
              <w:top w:w="60" w:type="dxa"/>
              <w:left w:w="120" w:type="dxa"/>
              <w:bottom w:w="30" w:type="dxa"/>
              <w:right w:w="120" w:type="dxa"/>
            </w:tcMar>
          </w:tcPr>
          <w:p w14:paraId="2449B582"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2885" w:type="dxa"/>
            <w:tcBorders>
              <w:top w:val="nil"/>
              <w:left w:val="nil"/>
              <w:bottom w:val="single" w:sz="12" w:space="0" w:color="000000"/>
              <w:right w:val="nil"/>
            </w:tcBorders>
            <w:shd w:val="clear" w:color="auto" w:fill="FFFFFF"/>
            <w:tcMar>
              <w:top w:w="60" w:type="dxa"/>
              <w:left w:w="120" w:type="dxa"/>
              <w:bottom w:w="30" w:type="dxa"/>
              <w:right w:w="120" w:type="dxa"/>
            </w:tcMar>
          </w:tcPr>
          <w:p w14:paraId="3AC51145" w14:textId="77777777" w:rsidR="00527DAD" w:rsidRPr="0010005D" w:rsidRDefault="00527DAD" w:rsidP="00C00EE5">
            <w:pPr>
              <w:snapToGrid w:val="0"/>
              <w:spacing w:before="120" w:after="120" w:line="360" w:lineRule="auto"/>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w:t>
            </w:r>
          </w:p>
        </w:tc>
      </w:tr>
    </w:tbl>
    <w:p w14:paraId="35F1F438" w14:textId="77777777" w:rsidR="00527DAD" w:rsidRPr="0010005D" w:rsidRDefault="00527DAD" w:rsidP="00527DAD">
      <w:pPr>
        <w:spacing w:before="120" w:after="120" w:line="360" w:lineRule="auto"/>
        <w:ind w:firstLineChars="200" w:firstLine="480"/>
        <w:rPr>
          <w:rFonts w:ascii="Times New Roman" w:eastAsia="宋体" w:hAnsi="Times New Roman" w:cs="仿宋_GB2312"/>
        </w:rPr>
      </w:pPr>
      <w:r w:rsidRPr="0010005D">
        <w:rPr>
          <w:rFonts w:ascii="Times New Roman" w:eastAsia="宋体" w:hAnsi="Times New Roman" w:cs="仿宋_GB2312" w:hint="eastAsia"/>
        </w:rPr>
        <w:t>2022</w:t>
      </w:r>
      <w:r w:rsidRPr="0010005D">
        <w:rPr>
          <w:rFonts w:ascii="Times New Roman" w:eastAsia="宋体" w:hAnsi="Times New Roman" w:cs="仿宋_GB2312" w:hint="eastAsia"/>
        </w:rPr>
        <w:t>年</w:t>
      </w:r>
      <w:r w:rsidRPr="0010005D">
        <w:rPr>
          <w:rFonts w:ascii="Times New Roman" w:eastAsia="宋体" w:hAnsi="Times New Roman" w:cs="仿宋_GB2312" w:hint="eastAsia"/>
        </w:rPr>
        <w:t>MU5735</w:t>
      </w:r>
      <w:r w:rsidRPr="0010005D">
        <w:rPr>
          <w:rFonts w:ascii="Times New Roman" w:eastAsia="宋体" w:hAnsi="Times New Roman" w:cs="仿宋_GB2312" w:hint="eastAsia"/>
        </w:rPr>
        <w:t>事件后，民航领域</w:t>
      </w:r>
      <w:proofErr w:type="gramStart"/>
      <w:r w:rsidRPr="0010005D">
        <w:rPr>
          <w:rFonts w:ascii="Times New Roman" w:eastAsia="宋体" w:hAnsi="Times New Roman" w:cs="仿宋_GB2312" w:hint="eastAsia"/>
        </w:rPr>
        <w:t>服务类微事故</w:t>
      </w:r>
      <w:proofErr w:type="gramEnd"/>
      <w:r w:rsidRPr="0010005D">
        <w:rPr>
          <w:rFonts w:ascii="Times New Roman" w:eastAsia="宋体" w:hAnsi="Times New Roman" w:cs="仿宋_GB2312" w:hint="eastAsia"/>
        </w:rPr>
        <w:t>频发，同时“高空急救</w:t>
      </w:r>
      <w:r w:rsidRPr="0010005D">
        <w:rPr>
          <w:rFonts w:ascii="Times New Roman" w:eastAsia="宋体" w:hAnsi="Times New Roman" w:cs="仿宋_GB2312" w:hint="eastAsia"/>
        </w:rPr>
        <w:t>-</w:t>
      </w:r>
      <w:r w:rsidRPr="0010005D">
        <w:rPr>
          <w:rFonts w:ascii="Times New Roman" w:eastAsia="宋体" w:hAnsi="Times New Roman" w:cs="仿宋_GB2312" w:hint="eastAsia"/>
        </w:rPr>
        <w:t>地面联动”类舆情热度居高不下。</w:t>
      </w:r>
    </w:p>
    <w:p w14:paraId="1E32E4F5" w14:textId="77777777" w:rsidR="00527DAD" w:rsidRPr="0010005D" w:rsidRDefault="00527DAD" w:rsidP="00527DAD">
      <w:pPr>
        <w:spacing w:before="120" w:after="120" w:line="360" w:lineRule="auto"/>
        <w:ind w:firstLineChars="200" w:firstLine="482"/>
        <w:rPr>
          <w:rFonts w:ascii="Times New Roman" w:eastAsia="宋体" w:hAnsi="Times New Roman" w:cs="仿宋_GB2312"/>
          <w:b/>
          <w:bCs/>
        </w:rPr>
      </w:pPr>
      <w:r w:rsidRPr="0010005D">
        <w:rPr>
          <w:rFonts w:ascii="Times New Roman" w:eastAsia="宋体" w:hAnsi="Times New Roman" w:cs="仿宋_GB2312" w:hint="eastAsia"/>
          <w:b/>
          <w:bCs/>
        </w:rPr>
        <w:t>4.</w:t>
      </w:r>
      <w:r w:rsidRPr="0010005D">
        <w:rPr>
          <w:rFonts w:ascii="Times New Roman" w:eastAsia="宋体" w:hAnsi="Times New Roman" w:cs="仿宋_GB2312" w:hint="eastAsia"/>
          <w:b/>
          <w:bCs/>
        </w:rPr>
        <w:t>轨道交通</w:t>
      </w:r>
    </w:p>
    <w:p w14:paraId="218651F7"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轨道交通事故形态呈“双轨”分布，一是运营领域以“乘客行为冲突”“设备故障晚点”为主，共</w:t>
      </w:r>
      <w:r w:rsidRPr="0010005D">
        <w:rPr>
          <w:rFonts w:ascii="Times New Roman" w:eastAsia="宋体" w:hAnsi="Times New Roman" w:cs="仿宋_GB2312" w:hint="eastAsia"/>
        </w:rPr>
        <w:t>48</w:t>
      </w:r>
      <w:r w:rsidRPr="0010005D">
        <w:rPr>
          <w:rFonts w:ascii="Times New Roman" w:eastAsia="宋体" w:hAnsi="Times New Roman" w:cs="仿宋_GB2312" w:hint="eastAsia"/>
        </w:rPr>
        <w:t>起，占</w:t>
      </w:r>
      <w:r w:rsidRPr="0010005D">
        <w:rPr>
          <w:rFonts w:ascii="Times New Roman" w:eastAsia="宋体" w:hAnsi="Times New Roman" w:cs="仿宋_GB2312" w:hint="eastAsia"/>
        </w:rPr>
        <w:t>58.5%</w:t>
      </w:r>
      <w:r w:rsidRPr="0010005D">
        <w:rPr>
          <w:rFonts w:ascii="Times New Roman" w:eastAsia="宋体" w:hAnsi="Times New Roman" w:cs="仿宋_GB2312" w:hint="eastAsia"/>
        </w:rPr>
        <w:t>；二是建设施工中以“坍塌、机械伤害”为主，风险集中度高。此外，</w:t>
      </w:r>
      <w:r w:rsidRPr="0010005D">
        <w:rPr>
          <w:rFonts w:ascii="Times New Roman" w:eastAsia="宋体" w:hAnsi="Times New Roman" w:cs="仿宋_GB2312" w:hint="eastAsia"/>
        </w:rPr>
        <w:t>2024</w:t>
      </w:r>
      <w:r w:rsidRPr="0010005D">
        <w:rPr>
          <w:rFonts w:ascii="Times New Roman" w:eastAsia="宋体" w:hAnsi="Times New Roman" w:cs="仿宋_GB2312" w:hint="eastAsia"/>
        </w:rPr>
        <w:t>年起，社会对“高铁浮动票价”“</w:t>
      </w:r>
      <w:proofErr w:type="gramStart"/>
      <w:r w:rsidRPr="0010005D">
        <w:rPr>
          <w:rFonts w:ascii="Times New Roman" w:eastAsia="宋体" w:hAnsi="Times New Roman" w:cs="仿宋_GB2312" w:hint="eastAsia"/>
        </w:rPr>
        <w:t>座席</w:t>
      </w:r>
      <w:proofErr w:type="gramEnd"/>
      <w:r w:rsidRPr="0010005D">
        <w:rPr>
          <w:rFonts w:ascii="Times New Roman" w:eastAsia="宋体" w:hAnsi="Times New Roman" w:cs="仿宋_GB2312" w:hint="eastAsia"/>
        </w:rPr>
        <w:t>之争”等服务细节议题关注度首次超过“建设速度”宏大叙事，显示舆情焦点从“硬件”转向“软件”。</w:t>
      </w:r>
    </w:p>
    <w:p w14:paraId="390324BB"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表</w:t>
      </w:r>
      <w:r w:rsidRPr="0010005D">
        <w:rPr>
          <w:rFonts w:ascii="Times New Roman" w:eastAsia="宋体" w:hAnsi="Times New Roman" w:cs="仿宋_GB2312" w:hint="eastAsia"/>
        </w:rPr>
        <w:t>4</w:t>
      </w:r>
      <w:r w:rsidRPr="0010005D">
        <w:rPr>
          <w:rFonts w:ascii="Times New Roman" w:eastAsia="宋体" w:hAnsi="Times New Roman" w:cs="仿宋_GB2312" w:hint="eastAsia"/>
        </w:rPr>
        <w:t>：</w:t>
      </w:r>
      <w:r w:rsidRPr="0010005D">
        <w:rPr>
          <w:rFonts w:ascii="Times New Roman" w:eastAsia="宋体" w:hAnsi="Times New Roman" w:cs="仿宋_GB2312"/>
          <w:b/>
          <w:bCs/>
        </w:rPr>
        <w:t>20</w:t>
      </w:r>
      <w:r w:rsidRPr="0010005D">
        <w:rPr>
          <w:rFonts w:ascii="Times New Roman" w:eastAsia="宋体" w:hAnsi="Times New Roman" w:cs="仿宋_GB2312" w:hint="eastAsia"/>
          <w:b/>
          <w:bCs/>
        </w:rPr>
        <w:t>22</w:t>
      </w:r>
      <w:r w:rsidRPr="0010005D">
        <w:rPr>
          <w:rFonts w:ascii="Times New Roman" w:eastAsia="宋体" w:hAnsi="Times New Roman" w:cs="仿宋_GB2312"/>
          <w:b/>
          <w:bCs/>
        </w:rPr>
        <w:t>-2025</w:t>
      </w:r>
      <w:r w:rsidRPr="0010005D">
        <w:rPr>
          <w:rFonts w:ascii="Times New Roman" w:eastAsia="宋体" w:hAnsi="Times New Roman" w:cs="仿宋_GB2312"/>
          <w:b/>
          <w:bCs/>
        </w:rPr>
        <w:t>年</w:t>
      </w:r>
      <w:r w:rsidRPr="0010005D">
        <w:rPr>
          <w:rFonts w:ascii="Times New Roman" w:eastAsia="宋体" w:hAnsi="Times New Roman" w:cs="仿宋_GB2312" w:hint="eastAsia"/>
          <w:b/>
          <w:bCs/>
        </w:rPr>
        <w:t>轨道</w:t>
      </w:r>
      <w:r w:rsidRPr="0010005D">
        <w:rPr>
          <w:rFonts w:ascii="Times New Roman" w:eastAsia="宋体" w:hAnsi="Times New Roman" w:cs="仿宋_GB2312"/>
          <w:b/>
          <w:bCs/>
        </w:rPr>
        <w:t>交通事故舆情类型分布统计表</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2737"/>
        <w:gridCol w:w="633"/>
        <w:gridCol w:w="1159"/>
        <w:gridCol w:w="1016"/>
        <w:gridCol w:w="2976"/>
      </w:tblGrid>
      <w:tr w:rsidR="00527DAD" w:rsidRPr="0010005D" w14:paraId="21ED4C65" w14:textId="77777777" w:rsidTr="00C00EE5">
        <w:trPr>
          <w:tblHeader/>
          <w:jc w:val="center"/>
        </w:trPr>
        <w:tc>
          <w:tcPr>
            <w:tcW w:w="2737"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48A4F60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轨道交通事故二级类型</w:t>
            </w:r>
          </w:p>
        </w:tc>
        <w:tc>
          <w:tcPr>
            <w:tcW w:w="63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B7F00B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起数</w:t>
            </w:r>
          </w:p>
        </w:tc>
        <w:tc>
          <w:tcPr>
            <w:tcW w:w="1159"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24B8A0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r w:rsidRPr="0010005D">
              <w:rPr>
                <w:rFonts w:ascii="Times New Roman" w:eastAsia="宋体" w:hAnsi="Times New Roman" w:cs="宋体" w:hint="eastAsia"/>
                <w:b/>
                <w:color w:val="000000"/>
                <w:sz w:val="18"/>
                <w:szCs w:val="18"/>
              </w:rPr>
              <w:t>起</w:t>
            </w:r>
          </w:p>
        </w:tc>
        <w:tc>
          <w:tcPr>
            <w:tcW w:w="1016"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36FC14A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次生舆情</w:t>
            </w:r>
          </w:p>
        </w:tc>
        <w:tc>
          <w:tcPr>
            <w:tcW w:w="2976"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FB01A4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典型代表事件</w:t>
            </w:r>
          </w:p>
        </w:tc>
      </w:tr>
      <w:tr w:rsidR="00527DAD" w:rsidRPr="0010005D" w14:paraId="14939131" w14:textId="77777777" w:rsidTr="00C00EE5">
        <w:trPr>
          <w:jc w:val="center"/>
        </w:trPr>
        <w:tc>
          <w:tcPr>
            <w:tcW w:w="2737"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7988B7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乘客冲突</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霸座</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不文明</w:t>
            </w:r>
          </w:p>
        </w:tc>
        <w:tc>
          <w:tcPr>
            <w:tcW w:w="633"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22C419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24</w:t>
            </w:r>
          </w:p>
        </w:tc>
        <w:tc>
          <w:tcPr>
            <w:tcW w:w="1159"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6DCBEA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016"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D8BF2F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10</w:t>
            </w:r>
          </w:p>
        </w:tc>
        <w:tc>
          <w:tcPr>
            <w:tcW w:w="2976"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CF52B8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2023-5-2</w:t>
            </w:r>
            <w:r w:rsidRPr="0010005D">
              <w:rPr>
                <w:rFonts w:ascii="Times New Roman" w:eastAsia="宋体" w:hAnsi="Times New Roman" w:cs="宋体" w:hint="eastAsia"/>
                <w:color w:val="000000"/>
                <w:sz w:val="18"/>
                <w:szCs w:val="18"/>
              </w:rPr>
              <w:t>高铁掌</w:t>
            </w:r>
            <w:proofErr w:type="gramStart"/>
            <w:r w:rsidRPr="0010005D">
              <w:rPr>
                <w:rFonts w:ascii="Times New Roman" w:eastAsia="宋体" w:hAnsi="Times New Roman" w:cs="宋体" w:hint="eastAsia"/>
                <w:color w:val="000000"/>
                <w:sz w:val="18"/>
                <w:szCs w:val="18"/>
              </w:rPr>
              <w:t>掴</w:t>
            </w:r>
            <w:proofErr w:type="gramEnd"/>
            <w:r w:rsidRPr="0010005D">
              <w:rPr>
                <w:rFonts w:ascii="Times New Roman" w:eastAsia="宋体" w:hAnsi="Times New Roman" w:cs="宋体" w:hint="eastAsia"/>
                <w:color w:val="000000"/>
                <w:sz w:val="18"/>
                <w:szCs w:val="18"/>
              </w:rPr>
              <w:t>互殴</w:t>
            </w:r>
          </w:p>
        </w:tc>
      </w:tr>
      <w:tr w:rsidR="00527DAD" w:rsidRPr="0010005D" w14:paraId="28E25249" w14:textId="77777777" w:rsidTr="00C00EE5">
        <w:trPr>
          <w:jc w:val="center"/>
        </w:trPr>
        <w:tc>
          <w:tcPr>
            <w:tcW w:w="2737" w:type="dxa"/>
            <w:tcBorders>
              <w:top w:val="nil"/>
              <w:left w:val="nil"/>
              <w:bottom w:val="nil"/>
              <w:right w:val="nil"/>
            </w:tcBorders>
            <w:shd w:val="clear" w:color="auto" w:fill="FFFFFF"/>
            <w:tcMar>
              <w:top w:w="60" w:type="dxa"/>
              <w:left w:w="120" w:type="dxa"/>
              <w:bottom w:w="30" w:type="dxa"/>
              <w:right w:w="120" w:type="dxa"/>
            </w:tcMar>
            <w:vAlign w:val="center"/>
          </w:tcPr>
          <w:p w14:paraId="7C35D2A6"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设备故障</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列车晚点</w:t>
            </w:r>
          </w:p>
        </w:tc>
        <w:tc>
          <w:tcPr>
            <w:tcW w:w="633" w:type="dxa"/>
            <w:tcBorders>
              <w:top w:val="nil"/>
              <w:left w:val="nil"/>
              <w:bottom w:val="nil"/>
              <w:right w:val="nil"/>
            </w:tcBorders>
            <w:shd w:val="clear" w:color="auto" w:fill="FFFFFF"/>
            <w:tcMar>
              <w:top w:w="60" w:type="dxa"/>
              <w:left w:w="120" w:type="dxa"/>
              <w:bottom w:w="30" w:type="dxa"/>
              <w:right w:w="120" w:type="dxa"/>
            </w:tcMar>
            <w:vAlign w:val="center"/>
          </w:tcPr>
          <w:p w14:paraId="37DF1FF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14</w:t>
            </w:r>
          </w:p>
        </w:tc>
        <w:tc>
          <w:tcPr>
            <w:tcW w:w="1159" w:type="dxa"/>
            <w:tcBorders>
              <w:top w:val="nil"/>
              <w:left w:val="nil"/>
              <w:bottom w:val="nil"/>
              <w:right w:val="nil"/>
            </w:tcBorders>
            <w:shd w:val="clear" w:color="auto" w:fill="FFFFFF"/>
            <w:tcMar>
              <w:top w:w="60" w:type="dxa"/>
              <w:left w:w="120" w:type="dxa"/>
              <w:bottom w:w="30" w:type="dxa"/>
              <w:right w:w="120" w:type="dxa"/>
            </w:tcMar>
            <w:vAlign w:val="center"/>
          </w:tcPr>
          <w:p w14:paraId="05D9414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016" w:type="dxa"/>
            <w:tcBorders>
              <w:top w:val="nil"/>
              <w:left w:val="nil"/>
              <w:bottom w:val="nil"/>
              <w:right w:val="nil"/>
            </w:tcBorders>
            <w:shd w:val="clear" w:color="auto" w:fill="FFFFFF"/>
            <w:tcMar>
              <w:top w:w="60" w:type="dxa"/>
              <w:left w:w="120" w:type="dxa"/>
              <w:bottom w:w="30" w:type="dxa"/>
              <w:right w:w="120" w:type="dxa"/>
            </w:tcMar>
            <w:vAlign w:val="center"/>
          </w:tcPr>
          <w:p w14:paraId="7AAA541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2976" w:type="dxa"/>
            <w:tcBorders>
              <w:top w:val="nil"/>
              <w:left w:val="nil"/>
              <w:bottom w:val="nil"/>
              <w:right w:val="nil"/>
            </w:tcBorders>
            <w:shd w:val="clear" w:color="auto" w:fill="FFFFFF"/>
            <w:tcMar>
              <w:top w:w="60" w:type="dxa"/>
              <w:left w:w="120" w:type="dxa"/>
              <w:bottom w:w="30" w:type="dxa"/>
              <w:right w:w="120" w:type="dxa"/>
            </w:tcMar>
            <w:vAlign w:val="center"/>
          </w:tcPr>
          <w:p w14:paraId="73694754"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2022-8-12</w:t>
            </w:r>
            <w:r w:rsidRPr="0010005D">
              <w:rPr>
                <w:rFonts w:ascii="Times New Roman" w:eastAsia="宋体" w:hAnsi="Times New Roman" w:cs="宋体" w:hint="eastAsia"/>
                <w:color w:val="000000"/>
                <w:sz w:val="18"/>
                <w:szCs w:val="18"/>
              </w:rPr>
              <w:t>全国高铁大面积晚点</w:t>
            </w:r>
          </w:p>
        </w:tc>
      </w:tr>
      <w:tr w:rsidR="00527DAD" w:rsidRPr="0010005D" w14:paraId="3BA5760B" w14:textId="77777777" w:rsidTr="00C00EE5">
        <w:trPr>
          <w:jc w:val="center"/>
        </w:trPr>
        <w:tc>
          <w:tcPr>
            <w:tcW w:w="2737" w:type="dxa"/>
            <w:tcBorders>
              <w:top w:val="nil"/>
              <w:left w:val="nil"/>
              <w:bottom w:val="nil"/>
              <w:right w:val="nil"/>
            </w:tcBorders>
            <w:shd w:val="clear" w:color="auto" w:fill="FFFFFF"/>
            <w:tcMar>
              <w:top w:w="60" w:type="dxa"/>
              <w:left w:w="120" w:type="dxa"/>
              <w:bottom w:w="30" w:type="dxa"/>
              <w:right w:w="120" w:type="dxa"/>
            </w:tcMar>
            <w:vAlign w:val="center"/>
          </w:tcPr>
          <w:p w14:paraId="0D7B7C3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建设施工</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机械伤害</w:t>
            </w:r>
          </w:p>
        </w:tc>
        <w:tc>
          <w:tcPr>
            <w:tcW w:w="633" w:type="dxa"/>
            <w:tcBorders>
              <w:top w:val="nil"/>
              <w:left w:val="nil"/>
              <w:bottom w:val="nil"/>
              <w:right w:val="nil"/>
            </w:tcBorders>
            <w:shd w:val="clear" w:color="auto" w:fill="FFFFFF"/>
            <w:tcMar>
              <w:top w:w="60" w:type="dxa"/>
              <w:left w:w="120" w:type="dxa"/>
              <w:bottom w:w="30" w:type="dxa"/>
              <w:right w:w="120" w:type="dxa"/>
            </w:tcMar>
            <w:vAlign w:val="center"/>
          </w:tcPr>
          <w:p w14:paraId="5559C8B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159" w:type="dxa"/>
            <w:tcBorders>
              <w:top w:val="nil"/>
              <w:left w:val="nil"/>
              <w:bottom w:val="nil"/>
              <w:right w:val="nil"/>
            </w:tcBorders>
            <w:shd w:val="clear" w:color="auto" w:fill="FFFFFF"/>
            <w:tcMar>
              <w:top w:w="60" w:type="dxa"/>
              <w:left w:w="120" w:type="dxa"/>
              <w:bottom w:w="30" w:type="dxa"/>
              <w:right w:w="120" w:type="dxa"/>
            </w:tcMar>
            <w:vAlign w:val="center"/>
          </w:tcPr>
          <w:p w14:paraId="7076C45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016" w:type="dxa"/>
            <w:tcBorders>
              <w:top w:val="nil"/>
              <w:left w:val="nil"/>
              <w:bottom w:val="nil"/>
              <w:right w:val="nil"/>
            </w:tcBorders>
            <w:shd w:val="clear" w:color="auto" w:fill="FFFFFF"/>
            <w:tcMar>
              <w:top w:w="60" w:type="dxa"/>
              <w:left w:w="120" w:type="dxa"/>
              <w:bottom w:w="30" w:type="dxa"/>
              <w:right w:w="120" w:type="dxa"/>
            </w:tcMar>
            <w:vAlign w:val="center"/>
          </w:tcPr>
          <w:p w14:paraId="1756201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976" w:type="dxa"/>
            <w:tcBorders>
              <w:top w:val="nil"/>
              <w:left w:val="nil"/>
              <w:bottom w:val="nil"/>
              <w:right w:val="nil"/>
            </w:tcBorders>
            <w:shd w:val="clear" w:color="auto" w:fill="FFFFFF"/>
            <w:tcMar>
              <w:top w:w="60" w:type="dxa"/>
              <w:left w:w="120" w:type="dxa"/>
              <w:bottom w:w="30" w:type="dxa"/>
              <w:right w:w="120" w:type="dxa"/>
            </w:tcMar>
            <w:vAlign w:val="center"/>
          </w:tcPr>
          <w:p w14:paraId="5E1A8D24"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2024-8-18</w:t>
            </w:r>
            <w:r w:rsidRPr="0010005D">
              <w:rPr>
                <w:rFonts w:ascii="Times New Roman" w:eastAsia="宋体" w:hAnsi="Times New Roman" w:cs="宋体" w:hint="eastAsia"/>
                <w:color w:val="000000"/>
                <w:sz w:val="18"/>
                <w:szCs w:val="18"/>
              </w:rPr>
              <w:t>渝昆高铁架桥机</w:t>
            </w:r>
            <w:r w:rsidRPr="0010005D">
              <w:rPr>
                <w:rFonts w:ascii="Times New Roman" w:eastAsia="宋体" w:hAnsi="Times New Roman" w:cs="宋体" w:hint="eastAsia"/>
                <w:color w:val="000000"/>
                <w:sz w:val="18"/>
                <w:szCs w:val="18"/>
              </w:rPr>
              <w:t>6</w:t>
            </w:r>
            <w:r w:rsidRPr="0010005D">
              <w:rPr>
                <w:rFonts w:ascii="Times New Roman" w:eastAsia="宋体" w:hAnsi="Times New Roman" w:cs="宋体" w:hint="eastAsia"/>
                <w:color w:val="000000"/>
                <w:sz w:val="18"/>
                <w:szCs w:val="18"/>
              </w:rPr>
              <w:t>死</w:t>
            </w:r>
          </w:p>
        </w:tc>
      </w:tr>
      <w:tr w:rsidR="00527DAD" w:rsidRPr="0010005D" w14:paraId="7C7AEA54" w14:textId="77777777" w:rsidTr="00C00EE5">
        <w:trPr>
          <w:jc w:val="center"/>
        </w:trPr>
        <w:tc>
          <w:tcPr>
            <w:tcW w:w="2737" w:type="dxa"/>
            <w:tcBorders>
              <w:top w:val="nil"/>
              <w:left w:val="nil"/>
              <w:bottom w:val="nil"/>
              <w:right w:val="nil"/>
            </w:tcBorders>
            <w:shd w:val="clear" w:color="auto" w:fill="FFFFFF"/>
            <w:tcMar>
              <w:top w:w="60" w:type="dxa"/>
              <w:left w:w="120" w:type="dxa"/>
              <w:bottom w:w="30" w:type="dxa"/>
              <w:right w:w="120" w:type="dxa"/>
            </w:tcMar>
            <w:vAlign w:val="center"/>
          </w:tcPr>
          <w:p w14:paraId="55AE6746"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跳轨</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坠楼等自杀类</w:t>
            </w:r>
          </w:p>
        </w:tc>
        <w:tc>
          <w:tcPr>
            <w:tcW w:w="633" w:type="dxa"/>
            <w:tcBorders>
              <w:top w:val="nil"/>
              <w:left w:val="nil"/>
              <w:bottom w:val="nil"/>
              <w:right w:val="nil"/>
            </w:tcBorders>
            <w:shd w:val="clear" w:color="auto" w:fill="FFFFFF"/>
            <w:tcMar>
              <w:top w:w="60" w:type="dxa"/>
              <w:left w:w="120" w:type="dxa"/>
              <w:bottom w:w="30" w:type="dxa"/>
              <w:right w:w="120" w:type="dxa"/>
            </w:tcMar>
            <w:vAlign w:val="center"/>
          </w:tcPr>
          <w:p w14:paraId="1EBCDC1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159" w:type="dxa"/>
            <w:tcBorders>
              <w:top w:val="nil"/>
              <w:left w:val="nil"/>
              <w:bottom w:val="nil"/>
              <w:right w:val="nil"/>
            </w:tcBorders>
            <w:shd w:val="clear" w:color="auto" w:fill="FFFFFF"/>
            <w:tcMar>
              <w:top w:w="60" w:type="dxa"/>
              <w:left w:w="120" w:type="dxa"/>
              <w:bottom w:w="30" w:type="dxa"/>
              <w:right w:w="120" w:type="dxa"/>
            </w:tcMar>
            <w:vAlign w:val="center"/>
          </w:tcPr>
          <w:p w14:paraId="4E55561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016" w:type="dxa"/>
            <w:tcBorders>
              <w:top w:val="nil"/>
              <w:left w:val="nil"/>
              <w:bottom w:val="nil"/>
              <w:right w:val="nil"/>
            </w:tcBorders>
            <w:shd w:val="clear" w:color="auto" w:fill="FFFFFF"/>
            <w:tcMar>
              <w:top w:w="60" w:type="dxa"/>
              <w:left w:w="120" w:type="dxa"/>
              <w:bottom w:w="30" w:type="dxa"/>
              <w:right w:w="120" w:type="dxa"/>
            </w:tcMar>
            <w:vAlign w:val="center"/>
          </w:tcPr>
          <w:p w14:paraId="3AD5BA5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976" w:type="dxa"/>
            <w:tcBorders>
              <w:top w:val="nil"/>
              <w:left w:val="nil"/>
              <w:bottom w:val="nil"/>
              <w:right w:val="nil"/>
            </w:tcBorders>
            <w:shd w:val="clear" w:color="auto" w:fill="FFFFFF"/>
            <w:tcMar>
              <w:top w:w="60" w:type="dxa"/>
              <w:left w:w="120" w:type="dxa"/>
              <w:bottom w:w="30" w:type="dxa"/>
              <w:right w:w="120" w:type="dxa"/>
            </w:tcMar>
            <w:vAlign w:val="center"/>
          </w:tcPr>
          <w:p w14:paraId="345A04E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2025-4-16</w:t>
            </w:r>
            <w:r w:rsidRPr="0010005D">
              <w:rPr>
                <w:rFonts w:ascii="Times New Roman" w:eastAsia="宋体" w:hAnsi="Times New Roman" w:cs="宋体" w:hint="eastAsia"/>
                <w:color w:val="000000"/>
                <w:sz w:val="18"/>
                <w:szCs w:val="18"/>
              </w:rPr>
              <w:t>虎门站跳轨身亡</w:t>
            </w:r>
          </w:p>
        </w:tc>
      </w:tr>
      <w:tr w:rsidR="00527DAD" w:rsidRPr="0010005D" w14:paraId="2B45227F" w14:textId="77777777" w:rsidTr="00C00EE5">
        <w:trPr>
          <w:jc w:val="center"/>
        </w:trPr>
        <w:tc>
          <w:tcPr>
            <w:tcW w:w="2737" w:type="dxa"/>
            <w:tcBorders>
              <w:top w:val="nil"/>
              <w:left w:val="nil"/>
              <w:bottom w:val="nil"/>
              <w:right w:val="nil"/>
            </w:tcBorders>
            <w:shd w:val="clear" w:color="auto" w:fill="FFFFFF"/>
            <w:tcMar>
              <w:top w:w="60" w:type="dxa"/>
              <w:left w:w="120" w:type="dxa"/>
              <w:bottom w:w="30" w:type="dxa"/>
              <w:right w:w="120" w:type="dxa"/>
            </w:tcMar>
            <w:vAlign w:val="center"/>
          </w:tcPr>
          <w:p w14:paraId="127CA59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安检、票价、餐饮等服务</w:t>
            </w:r>
          </w:p>
        </w:tc>
        <w:tc>
          <w:tcPr>
            <w:tcW w:w="633" w:type="dxa"/>
            <w:tcBorders>
              <w:top w:val="nil"/>
              <w:left w:val="nil"/>
              <w:bottom w:val="nil"/>
              <w:right w:val="nil"/>
            </w:tcBorders>
            <w:shd w:val="clear" w:color="auto" w:fill="FFFFFF"/>
            <w:tcMar>
              <w:top w:w="60" w:type="dxa"/>
              <w:left w:w="120" w:type="dxa"/>
              <w:bottom w:w="30" w:type="dxa"/>
              <w:right w:w="120" w:type="dxa"/>
            </w:tcMar>
            <w:vAlign w:val="center"/>
          </w:tcPr>
          <w:p w14:paraId="52EA065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23</w:t>
            </w:r>
          </w:p>
        </w:tc>
        <w:tc>
          <w:tcPr>
            <w:tcW w:w="1159" w:type="dxa"/>
            <w:tcBorders>
              <w:top w:val="nil"/>
              <w:left w:val="nil"/>
              <w:bottom w:val="nil"/>
              <w:right w:val="nil"/>
            </w:tcBorders>
            <w:shd w:val="clear" w:color="auto" w:fill="FFFFFF"/>
            <w:tcMar>
              <w:top w:w="60" w:type="dxa"/>
              <w:left w:w="120" w:type="dxa"/>
              <w:bottom w:w="30" w:type="dxa"/>
              <w:right w:w="120" w:type="dxa"/>
            </w:tcMar>
            <w:vAlign w:val="center"/>
          </w:tcPr>
          <w:p w14:paraId="7702526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016" w:type="dxa"/>
            <w:tcBorders>
              <w:top w:val="nil"/>
              <w:left w:val="nil"/>
              <w:bottom w:val="nil"/>
              <w:right w:val="nil"/>
            </w:tcBorders>
            <w:shd w:val="clear" w:color="auto" w:fill="FFFFFF"/>
            <w:tcMar>
              <w:top w:w="60" w:type="dxa"/>
              <w:left w:w="120" w:type="dxa"/>
              <w:bottom w:w="30" w:type="dxa"/>
              <w:right w:w="120" w:type="dxa"/>
            </w:tcMar>
            <w:vAlign w:val="center"/>
          </w:tcPr>
          <w:p w14:paraId="2F2043F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2976" w:type="dxa"/>
            <w:tcBorders>
              <w:top w:val="nil"/>
              <w:left w:val="nil"/>
              <w:bottom w:val="nil"/>
              <w:right w:val="nil"/>
            </w:tcBorders>
            <w:shd w:val="clear" w:color="auto" w:fill="FFFFFF"/>
            <w:tcMar>
              <w:top w:w="60" w:type="dxa"/>
              <w:left w:w="120" w:type="dxa"/>
              <w:bottom w:w="30" w:type="dxa"/>
              <w:right w:w="120" w:type="dxa"/>
            </w:tcMar>
            <w:vAlign w:val="center"/>
          </w:tcPr>
          <w:p w14:paraId="03DC08AA"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2023-9-14</w:t>
            </w:r>
            <w:r w:rsidRPr="0010005D">
              <w:rPr>
                <w:rFonts w:ascii="Times New Roman" w:eastAsia="宋体" w:hAnsi="Times New Roman" w:cs="宋体" w:hint="eastAsia"/>
                <w:color w:val="000000"/>
                <w:sz w:val="18"/>
                <w:szCs w:val="18"/>
              </w:rPr>
              <w:t>高铁</w:t>
            </w:r>
            <w:r w:rsidRPr="0010005D">
              <w:rPr>
                <w:rFonts w:ascii="Times New Roman" w:eastAsia="宋体" w:hAnsi="Times New Roman" w:cs="宋体" w:hint="eastAsia"/>
                <w:color w:val="000000"/>
                <w:sz w:val="18"/>
                <w:szCs w:val="18"/>
              </w:rPr>
              <w:t>35</w:t>
            </w:r>
            <w:r w:rsidRPr="0010005D">
              <w:rPr>
                <w:rFonts w:ascii="Times New Roman" w:eastAsia="宋体" w:hAnsi="Times New Roman" w:cs="宋体" w:hint="eastAsia"/>
                <w:color w:val="000000"/>
                <w:sz w:val="18"/>
                <w:szCs w:val="18"/>
              </w:rPr>
              <w:t>元</w:t>
            </w:r>
            <w:proofErr w:type="gramStart"/>
            <w:r w:rsidRPr="0010005D">
              <w:rPr>
                <w:rFonts w:ascii="Times New Roman" w:eastAsia="宋体" w:hAnsi="Times New Roman" w:cs="宋体" w:hint="eastAsia"/>
                <w:color w:val="000000"/>
                <w:sz w:val="18"/>
                <w:szCs w:val="18"/>
              </w:rPr>
              <w:t>盒饭双</w:t>
            </w:r>
            <w:proofErr w:type="gramEnd"/>
            <w:r w:rsidRPr="0010005D">
              <w:rPr>
                <w:rFonts w:ascii="Times New Roman" w:eastAsia="宋体" w:hAnsi="Times New Roman" w:cs="宋体" w:hint="eastAsia"/>
                <w:color w:val="000000"/>
                <w:sz w:val="18"/>
                <w:szCs w:val="18"/>
              </w:rPr>
              <w:t>价签</w:t>
            </w:r>
          </w:p>
        </w:tc>
      </w:tr>
      <w:tr w:rsidR="00527DAD" w:rsidRPr="0010005D" w14:paraId="7857B671" w14:textId="77777777" w:rsidTr="00C00EE5">
        <w:trPr>
          <w:jc w:val="center"/>
        </w:trPr>
        <w:tc>
          <w:tcPr>
            <w:tcW w:w="2737" w:type="dxa"/>
            <w:tcBorders>
              <w:top w:val="nil"/>
              <w:left w:val="nil"/>
              <w:bottom w:val="nil"/>
              <w:right w:val="nil"/>
            </w:tcBorders>
            <w:shd w:val="clear" w:color="auto" w:fill="FFFFFF"/>
            <w:tcMar>
              <w:top w:w="60" w:type="dxa"/>
              <w:left w:w="120" w:type="dxa"/>
              <w:bottom w:w="30" w:type="dxa"/>
              <w:right w:w="120" w:type="dxa"/>
            </w:tcMar>
            <w:vAlign w:val="center"/>
          </w:tcPr>
          <w:p w14:paraId="1649399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其他（动物侵入、自然灾害）</w:t>
            </w:r>
          </w:p>
        </w:tc>
        <w:tc>
          <w:tcPr>
            <w:tcW w:w="633" w:type="dxa"/>
            <w:tcBorders>
              <w:top w:val="nil"/>
              <w:left w:val="nil"/>
              <w:bottom w:val="nil"/>
              <w:right w:val="nil"/>
            </w:tcBorders>
            <w:shd w:val="clear" w:color="auto" w:fill="FFFFFF"/>
            <w:tcMar>
              <w:top w:w="60" w:type="dxa"/>
              <w:left w:w="120" w:type="dxa"/>
              <w:bottom w:w="30" w:type="dxa"/>
              <w:right w:w="120" w:type="dxa"/>
            </w:tcMar>
            <w:vAlign w:val="center"/>
          </w:tcPr>
          <w:p w14:paraId="1232BBA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10</w:t>
            </w:r>
          </w:p>
        </w:tc>
        <w:tc>
          <w:tcPr>
            <w:tcW w:w="1159" w:type="dxa"/>
            <w:tcBorders>
              <w:top w:val="nil"/>
              <w:left w:val="nil"/>
              <w:bottom w:val="nil"/>
              <w:right w:val="nil"/>
            </w:tcBorders>
            <w:shd w:val="clear" w:color="auto" w:fill="FFFFFF"/>
            <w:tcMar>
              <w:top w:w="60" w:type="dxa"/>
              <w:left w:w="120" w:type="dxa"/>
              <w:bottom w:w="30" w:type="dxa"/>
              <w:right w:w="120" w:type="dxa"/>
            </w:tcMar>
            <w:vAlign w:val="center"/>
          </w:tcPr>
          <w:p w14:paraId="3F54F9A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016" w:type="dxa"/>
            <w:tcBorders>
              <w:top w:val="nil"/>
              <w:left w:val="nil"/>
              <w:bottom w:val="nil"/>
              <w:right w:val="nil"/>
            </w:tcBorders>
            <w:shd w:val="clear" w:color="auto" w:fill="FFFFFF"/>
            <w:tcMar>
              <w:top w:w="60" w:type="dxa"/>
              <w:left w:w="120" w:type="dxa"/>
              <w:bottom w:w="30" w:type="dxa"/>
              <w:right w:w="120" w:type="dxa"/>
            </w:tcMar>
            <w:vAlign w:val="center"/>
          </w:tcPr>
          <w:p w14:paraId="39FAB0F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976" w:type="dxa"/>
            <w:tcBorders>
              <w:top w:val="nil"/>
              <w:left w:val="nil"/>
              <w:bottom w:val="nil"/>
              <w:right w:val="nil"/>
            </w:tcBorders>
            <w:shd w:val="clear" w:color="auto" w:fill="FFFFFF"/>
            <w:tcMar>
              <w:top w:w="60" w:type="dxa"/>
              <w:left w:w="120" w:type="dxa"/>
              <w:bottom w:w="30" w:type="dxa"/>
              <w:right w:w="120" w:type="dxa"/>
            </w:tcMar>
            <w:vAlign w:val="center"/>
          </w:tcPr>
          <w:p w14:paraId="6164EFFD"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2024-10-27</w:t>
            </w:r>
            <w:r w:rsidRPr="0010005D">
              <w:rPr>
                <w:rFonts w:ascii="Times New Roman" w:eastAsia="宋体" w:hAnsi="Times New Roman" w:cs="宋体" w:hint="eastAsia"/>
                <w:color w:val="000000"/>
                <w:sz w:val="18"/>
                <w:szCs w:val="18"/>
              </w:rPr>
              <w:t>野猪侵入南京高铁线</w:t>
            </w:r>
          </w:p>
        </w:tc>
      </w:tr>
      <w:tr w:rsidR="00527DAD" w:rsidRPr="0010005D" w14:paraId="4E8719B3" w14:textId="77777777" w:rsidTr="00C00EE5">
        <w:trPr>
          <w:jc w:val="center"/>
        </w:trPr>
        <w:tc>
          <w:tcPr>
            <w:tcW w:w="2737"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7FEFEB7" w14:textId="77777777" w:rsidR="00527DAD" w:rsidRPr="0010005D" w:rsidRDefault="00527DAD" w:rsidP="00C00EE5">
            <w:pPr>
              <w:snapToGrid w:val="0"/>
              <w:spacing w:before="120" w:after="120" w:line="240" w:lineRule="auto"/>
              <w:ind w:firstLine="0"/>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合计</w:t>
            </w:r>
          </w:p>
        </w:tc>
        <w:tc>
          <w:tcPr>
            <w:tcW w:w="633"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C7EA17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82</w:t>
            </w:r>
          </w:p>
        </w:tc>
        <w:tc>
          <w:tcPr>
            <w:tcW w:w="1159"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10492F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3</w:t>
            </w:r>
          </w:p>
        </w:tc>
        <w:tc>
          <w:tcPr>
            <w:tcW w:w="1016"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787E86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27</w:t>
            </w:r>
          </w:p>
        </w:tc>
        <w:tc>
          <w:tcPr>
            <w:tcW w:w="2976"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3EC6261" w14:textId="77777777" w:rsidR="00527DAD" w:rsidRPr="0010005D" w:rsidRDefault="00527DAD" w:rsidP="00C00EE5">
            <w:pPr>
              <w:snapToGrid w:val="0"/>
              <w:spacing w:before="120" w:after="120" w:line="240" w:lineRule="auto"/>
              <w:ind w:firstLine="0"/>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w:t>
            </w:r>
          </w:p>
        </w:tc>
      </w:tr>
    </w:tbl>
    <w:p w14:paraId="2FF1C89C" w14:textId="77777777" w:rsidR="00527DAD" w:rsidRPr="0010005D" w:rsidRDefault="00527DAD" w:rsidP="00527DAD">
      <w:pPr>
        <w:spacing w:before="120" w:after="120" w:line="360" w:lineRule="auto"/>
        <w:ind w:firstLineChars="200" w:firstLine="480"/>
        <w:rPr>
          <w:rFonts w:ascii="Times New Roman" w:eastAsia="宋体" w:hAnsi="Times New Roman" w:cs="仿宋_GB2312"/>
        </w:rPr>
      </w:pPr>
      <w:r w:rsidRPr="0010005D">
        <w:rPr>
          <w:rFonts w:ascii="Times New Roman" w:eastAsia="宋体" w:hAnsi="Times New Roman" w:cs="仿宋_GB2312" w:hint="eastAsia"/>
        </w:rPr>
        <w:t>乘客冲突类事件</w:t>
      </w:r>
      <w:r w:rsidRPr="0010005D">
        <w:rPr>
          <w:rFonts w:ascii="Times New Roman" w:eastAsia="宋体" w:hAnsi="Times New Roman" w:cs="仿宋_GB2312" w:hint="eastAsia"/>
        </w:rPr>
        <w:t>2023-2025</w:t>
      </w:r>
      <w:r w:rsidRPr="0010005D">
        <w:rPr>
          <w:rFonts w:ascii="Times New Roman" w:eastAsia="宋体" w:hAnsi="Times New Roman" w:cs="仿宋_GB2312" w:hint="eastAsia"/>
        </w:rPr>
        <w:t>年连续三年占比超过</w:t>
      </w:r>
      <w:r w:rsidRPr="0010005D">
        <w:rPr>
          <w:rFonts w:ascii="Times New Roman" w:eastAsia="宋体" w:hAnsi="Times New Roman" w:cs="仿宋_GB2312" w:hint="eastAsia"/>
        </w:rPr>
        <w:t>25%</w:t>
      </w:r>
      <w:r w:rsidRPr="0010005D">
        <w:rPr>
          <w:rFonts w:ascii="Times New Roman" w:eastAsia="宋体" w:hAnsi="Times New Roman" w:cs="仿宋_GB2312" w:hint="eastAsia"/>
        </w:rPr>
        <w:t>，且</w:t>
      </w:r>
      <w:r w:rsidRPr="0010005D">
        <w:rPr>
          <w:rFonts w:ascii="Times New Roman" w:eastAsia="宋体" w:hAnsi="Times New Roman" w:cs="仿宋_GB2312" w:hint="eastAsia"/>
        </w:rPr>
        <w:t>41.7%</w:t>
      </w:r>
      <w:r w:rsidRPr="0010005D">
        <w:rPr>
          <w:rFonts w:ascii="Times New Roman" w:eastAsia="宋体" w:hAnsi="Times New Roman" w:cs="仿宋_GB2312" w:hint="eastAsia"/>
        </w:rPr>
        <w:t>触发次生舆情，成为“高铁社会治理”显性痛点；服务类争议（票价、餐饮、</w:t>
      </w:r>
      <w:proofErr w:type="gramStart"/>
      <w:r w:rsidRPr="0010005D">
        <w:rPr>
          <w:rFonts w:ascii="Times New Roman" w:eastAsia="宋体" w:hAnsi="Times New Roman" w:cs="仿宋_GB2312" w:hint="eastAsia"/>
        </w:rPr>
        <w:t>座席</w:t>
      </w:r>
      <w:proofErr w:type="gramEnd"/>
      <w:r w:rsidRPr="0010005D">
        <w:rPr>
          <w:rFonts w:ascii="Times New Roman" w:eastAsia="宋体" w:hAnsi="Times New Roman" w:cs="仿宋_GB2312" w:hint="eastAsia"/>
        </w:rPr>
        <w:t>）与民航类似，呈现“高关注、零伤亡、强政策反馈”特征。</w:t>
      </w:r>
    </w:p>
    <w:p w14:paraId="69A9E7AE" w14:textId="77777777" w:rsidR="00527DAD" w:rsidRPr="0010005D" w:rsidRDefault="00527DAD" w:rsidP="00527DAD">
      <w:pPr>
        <w:spacing w:before="120" w:after="120" w:line="360" w:lineRule="auto"/>
        <w:ind w:firstLineChars="200" w:firstLine="482"/>
        <w:rPr>
          <w:rFonts w:ascii="Times New Roman" w:eastAsia="宋体" w:hAnsi="Times New Roman" w:cs="仿宋_GB2312"/>
          <w:b/>
          <w:bCs/>
        </w:rPr>
      </w:pPr>
      <w:r w:rsidRPr="0010005D">
        <w:rPr>
          <w:rFonts w:ascii="Times New Roman" w:eastAsia="宋体" w:hAnsi="Times New Roman" w:cs="仿宋_GB2312" w:hint="eastAsia"/>
          <w:b/>
          <w:bCs/>
        </w:rPr>
        <w:lastRenderedPageBreak/>
        <w:t>（二）地域分布</w:t>
      </w:r>
    </w:p>
    <w:p w14:paraId="3629E457" w14:textId="77777777" w:rsidR="00527DAD" w:rsidRPr="0010005D" w:rsidRDefault="00527DAD" w:rsidP="00527DAD">
      <w:pPr>
        <w:spacing w:before="120" w:after="120" w:line="360" w:lineRule="auto"/>
        <w:ind w:firstLineChars="200" w:firstLine="480"/>
        <w:rPr>
          <w:rFonts w:ascii="Times New Roman" w:eastAsia="宋体" w:hAnsi="Times New Roman" w:cs="仿宋_GB2312"/>
        </w:rPr>
      </w:pPr>
      <w:r w:rsidRPr="0010005D">
        <w:rPr>
          <w:rFonts w:ascii="Times New Roman" w:eastAsia="宋体" w:hAnsi="Times New Roman" w:cs="仿宋_GB2312" w:hint="eastAsia"/>
        </w:rPr>
        <w:t>本报告以“发生地点”字段原始表述为基准，映射到省级行政区；跨省线路（高速、高铁、航道）以事发端点或舆情首发地为准；海域事件按所属沿海省份归类。全国</w:t>
      </w:r>
      <w:r w:rsidRPr="0010005D">
        <w:rPr>
          <w:rFonts w:ascii="Times New Roman" w:eastAsia="宋体" w:hAnsi="Times New Roman" w:cs="仿宋_GB2312" w:hint="eastAsia"/>
        </w:rPr>
        <w:t>31</w:t>
      </w:r>
      <w:r w:rsidRPr="0010005D">
        <w:rPr>
          <w:rFonts w:ascii="Times New Roman" w:eastAsia="宋体" w:hAnsi="Times New Roman" w:cs="仿宋_GB2312" w:hint="eastAsia"/>
        </w:rPr>
        <w:t>个省级行政区中，交通舆情高发区覆盖</w:t>
      </w:r>
      <w:r w:rsidRPr="0010005D">
        <w:rPr>
          <w:rFonts w:ascii="Times New Roman" w:eastAsia="宋体" w:hAnsi="Times New Roman" w:cs="仿宋_GB2312" w:hint="eastAsia"/>
        </w:rPr>
        <w:t>28</w:t>
      </w:r>
      <w:r w:rsidRPr="0010005D">
        <w:rPr>
          <w:rFonts w:ascii="Times New Roman" w:eastAsia="宋体" w:hAnsi="Times New Roman" w:cs="仿宋_GB2312" w:hint="eastAsia"/>
        </w:rPr>
        <w:t>省（缺宁夏、青海、西藏），其中排名前十的省份合计</w:t>
      </w:r>
      <w:r w:rsidRPr="0010005D">
        <w:rPr>
          <w:rFonts w:ascii="Times New Roman" w:eastAsia="宋体" w:hAnsi="Times New Roman" w:cs="仿宋_GB2312" w:hint="eastAsia"/>
        </w:rPr>
        <w:t>198</w:t>
      </w:r>
      <w:r w:rsidRPr="0010005D">
        <w:rPr>
          <w:rFonts w:ascii="Times New Roman" w:eastAsia="宋体" w:hAnsi="Times New Roman" w:cs="仿宋_GB2312" w:hint="eastAsia"/>
        </w:rPr>
        <w:t>起，占全量</w:t>
      </w:r>
      <w:r w:rsidRPr="0010005D">
        <w:rPr>
          <w:rFonts w:ascii="Times New Roman" w:eastAsia="宋体" w:hAnsi="Times New Roman" w:cs="仿宋_GB2312" w:hint="eastAsia"/>
        </w:rPr>
        <w:t>72.0%</w:t>
      </w:r>
      <w:r w:rsidRPr="0010005D">
        <w:rPr>
          <w:rFonts w:ascii="Times New Roman" w:eastAsia="宋体" w:hAnsi="Times New Roman" w:cs="仿宋_GB2312" w:hint="eastAsia"/>
        </w:rPr>
        <w:t>；其中广东、江苏、浙江、山东</w:t>
      </w:r>
      <w:r w:rsidRPr="0010005D">
        <w:rPr>
          <w:rFonts w:ascii="Times New Roman" w:eastAsia="宋体" w:hAnsi="Times New Roman" w:cs="仿宋_GB2312" w:hint="eastAsia"/>
        </w:rPr>
        <w:t>4</w:t>
      </w:r>
      <w:r w:rsidRPr="0010005D">
        <w:rPr>
          <w:rFonts w:ascii="Times New Roman" w:eastAsia="宋体" w:hAnsi="Times New Roman" w:cs="仿宋_GB2312" w:hint="eastAsia"/>
        </w:rPr>
        <w:t>省即占</w:t>
      </w:r>
      <w:r w:rsidRPr="0010005D">
        <w:rPr>
          <w:rFonts w:ascii="Times New Roman" w:eastAsia="宋体" w:hAnsi="Times New Roman" w:cs="仿宋_GB2312" w:hint="eastAsia"/>
        </w:rPr>
        <w:t>30.2%</w:t>
      </w:r>
      <w:r w:rsidRPr="0010005D">
        <w:rPr>
          <w:rFonts w:ascii="Times New Roman" w:eastAsia="宋体" w:hAnsi="Times New Roman" w:cs="仿宋_GB2312" w:hint="eastAsia"/>
        </w:rPr>
        <w:t>，与“</w:t>
      </w:r>
      <w:r w:rsidRPr="0010005D">
        <w:rPr>
          <w:rFonts w:ascii="Times New Roman" w:eastAsia="宋体" w:hAnsi="Times New Roman" w:cs="仿宋_GB2312" w:hint="eastAsia"/>
        </w:rPr>
        <w:t>GDP</w:t>
      </w:r>
      <w:r w:rsidRPr="0010005D">
        <w:rPr>
          <w:rFonts w:ascii="Times New Roman" w:eastAsia="宋体" w:hAnsi="Times New Roman" w:cs="仿宋_GB2312" w:hint="eastAsia"/>
        </w:rPr>
        <w:t>前四”位次完全同序，显示经济活跃度、交通密度与舆情曝光</w:t>
      </w:r>
      <w:proofErr w:type="gramStart"/>
      <w:r w:rsidRPr="0010005D">
        <w:rPr>
          <w:rFonts w:ascii="Times New Roman" w:eastAsia="宋体" w:hAnsi="Times New Roman" w:cs="仿宋_GB2312" w:hint="eastAsia"/>
        </w:rPr>
        <w:t>度高度</w:t>
      </w:r>
      <w:proofErr w:type="gramEnd"/>
      <w:r w:rsidRPr="0010005D">
        <w:rPr>
          <w:rFonts w:ascii="Times New Roman" w:eastAsia="宋体" w:hAnsi="Times New Roman" w:cs="仿宋_GB2312" w:hint="eastAsia"/>
        </w:rPr>
        <w:t>同频。</w:t>
      </w:r>
    </w:p>
    <w:p w14:paraId="0029A730" w14:textId="77777777" w:rsidR="00527DAD" w:rsidRPr="0010005D" w:rsidRDefault="00527DAD" w:rsidP="00527DAD">
      <w:pPr>
        <w:spacing w:before="120" w:after="120" w:line="360" w:lineRule="auto"/>
        <w:ind w:firstLineChars="200" w:firstLine="482"/>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b/>
          <w:bCs/>
        </w:rPr>
        <w:t>5:</w:t>
      </w:r>
      <w:r w:rsidRPr="0010005D">
        <w:rPr>
          <w:rFonts w:ascii="Times New Roman" w:eastAsia="宋体" w:hAnsi="Times New Roman" w:cs="仿宋_GB2312"/>
          <w:b/>
          <w:bCs/>
        </w:rPr>
        <w:t>交通舆情事件地域分布</w:t>
      </w:r>
      <w:r w:rsidRPr="0010005D">
        <w:rPr>
          <w:rFonts w:ascii="Times New Roman" w:eastAsia="宋体" w:hAnsi="Times New Roman" w:cs="仿宋_GB2312"/>
          <w:b/>
          <w:bCs/>
        </w:rPr>
        <w:t>TOP10(2022-2025)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824"/>
        <w:gridCol w:w="1893"/>
        <w:gridCol w:w="2141"/>
        <w:gridCol w:w="1157"/>
        <w:gridCol w:w="1014"/>
        <w:gridCol w:w="1492"/>
      </w:tblGrid>
      <w:tr w:rsidR="00527DAD" w:rsidRPr="0010005D" w14:paraId="10505A4B" w14:textId="77777777" w:rsidTr="00C00EE5">
        <w:trPr>
          <w:tblHeader/>
          <w:jc w:val="center"/>
        </w:trPr>
        <w:tc>
          <w:tcPr>
            <w:tcW w:w="824"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58FF9E2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排序</w:t>
            </w:r>
          </w:p>
        </w:tc>
        <w:tc>
          <w:tcPr>
            <w:tcW w:w="189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162FD1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省份</w:t>
            </w:r>
          </w:p>
        </w:tc>
        <w:tc>
          <w:tcPr>
            <w:tcW w:w="2141"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D94F33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舆情数量</w:t>
            </w:r>
          </w:p>
        </w:tc>
        <w:tc>
          <w:tcPr>
            <w:tcW w:w="1157"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64348D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r w:rsidRPr="0010005D">
              <w:rPr>
                <w:rFonts w:ascii="Times New Roman" w:eastAsia="宋体" w:hAnsi="Times New Roman" w:cs="宋体" w:hint="eastAsia"/>
                <w:b/>
                <w:color w:val="000000"/>
                <w:sz w:val="18"/>
                <w:szCs w:val="18"/>
              </w:rPr>
              <w:t>起</w:t>
            </w:r>
          </w:p>
        </w:tc>
        <w:tc>
          <w:tcPr>
            <w:tcW w:w="1014"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1E4F35D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次生舆情</w:t>
            </w:r>
          </w:p>
        </w:tc>
        <w:tc>
          <w:tcPr>
            <w:tcW w:w="149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FD1D7C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高热度领域</w:t>
            </w:r>
          </w:p>
        </w:tc>
      </w:tr>
      <w:tr w:rsidR="00527DAD" w:rsidRPr="0010005D" w14:paraId="384499D3" w14:textId="77777777" w:rsidTr="00C00EE5">
        <w:trPr>
          <w:jc w:val="center"/>
        </w:trPr>
        <w:tc>
          <w:tcPr>
            <w:tcW w:w="824"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5A4B70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893"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B0E61D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广东</w:t>
            </w:r>
          </w:p>
        </w:tc>
        <w:tc>
          <w:tcPr>
            <w:tcW w:w="2141"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1CBFD9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29</w:t>
            </w:r>
          </w:p>
        </w:tc>
        <w:tc>
          <w:tcPr>
            <w:tcW w:w="1157"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9CBB80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014"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75FFD9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149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891B11D"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w:t>
            </w:r>
            <w:r w:rsidRPr="0010005D">
              <w:rPr>
                <w:rFonts w:ascii="Times New Roman" w:eastAsia="宋体" w:hAnsi="Times New Roman" w:cs="宋体" w:hint="eastAsia"/>
                <w:color w:val="000000"/>
                <w:sz w:val="18"/>
                <w:szCs w:val="18"/>
              </w:rPr>
              <w:t>18</w:t>
            </w:r>
            <w:r w:rsidRPr="0010005D">
              <w:rPr>
                <w:rFonts w:ascii="Times New Roman" w:eastAsia="宋体" w:hAnsi="Times New Roman" w:cs="宋体" w:hint="eastAsia"/>
                <w:color w:val="000000"/>
                <w:sz w:val="18"/>
                <w:szCs w:val="18"/>
              </w:rPr>
              <w:t>起</w:t>
            </w:r>
          </w:p>
        </w:tc>
      </w:tr>
      <w:tr w:rsidR="00527DAD" w:rsidRPr="0010005D" w14:paraId="2B7AB223"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3ACE09E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0D5E72A8"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江苏</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7B61500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19</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5F48E55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0A92A2D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367E6F2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w:t>
            </w:r>
            <w:r w:rsidRPr="0010005D">
              <w:rPr>
                <w:rFonts w:ascii="Times New Roman" w:eastAsia="宋体" w:hAnsi="Times New Roman" w:cs="宋体" w:hint="eastAsia"/>
                <w:color w:val="000000"/>
                <w:sz w:val="18"/>
                <w:szCs w:val="18"/>
              </w:rPr>
              <w:t>10</w:t>
            </w:r>
            <w:r w:rsidRPr="0010005D">
              <w:rPr>
                <w:rFonts w:ascii="Times New Roman" w:eastAsia="宋体" w:hAnsi="Times New Roman" w:cs="宋体" w:hint="eastAsia"/>
                <w:color w:val="000000"/>
                <w:sz w:val="18"/>
                <w:szCs w:val="18"/>
              </w:rPr>
              <w:t>起</w:t>
            </w:r>
          </w:p>
        </w:tc>
      </w:tr>
      <w:tr w:rsidR="00527DAD" w:rsidRPr="0010005D" w14:paraId="6ADA1F9E"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1D10BE6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26667A5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浙江</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4471646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18</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4D24BD3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157C015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514BFA9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w:t>
            </w:r>
            <w:r w:rsidRPr="0010005D">
              <w:rPr>
                <w:rFonts w:ascii="Times New Roman" w:eastAsia="宋体" w:hAnsi="Times New Roman" w:cs="宋体" w:hint="eastAsia"/>
                <w:color w:val="000000"/>
                <w:sz w:val="18"/>
                <w:szCs w:val="18"/>
              </w:rPr>
              <w:t>8</w:t>
            </w:r>
            <w:r w:rsidRPr="0010005D">
              <w:rPr>
                <w:rFonts w:ascii="Times New Roman" w:eastAsia="宋体" w:hAnsi="Times New Roman" w:cs="宋体" w:hint="eastAsia"/>
                <w:color w:val="000000"/>
                <w:sz w:val="18"/>
                <w:szCs w:val="18"/>
              </w:rPr>
              <w:t>起</w:t>
            </w:r>
          </w:p>
        </w:tc>
      </w:tr>
      <w:tr w:rsidR="00527DAD" w:rsidRPr="0010005D" w14:paraId="34A59BBF"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4CFBCE4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732590E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山东</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033595B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17</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39BE2BA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4F9CB3A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49A406C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w:t>
            </w:r>
            <w:r w:rsidRPr="0010005D">
              <w:rPr>
                <w:rFonts w:ascii="Times New Roman" w:eastAsia="宋体" w:hAnsi="Times New Roman" w:cs="宋体" w:hint="eastAsia"/>
                <w:color w:val="000000"/>
                <w:sz w:val="18"/>
                <w:szCs w:val="18"/>
              </w:rPr>
              <w:t>10</w:t>
            </w:r>
            <w:r w:rsidRPr="0010005D">
              <w:rPr>
                <w:rFonts w:ascii="Times New Roman" w:eastAsia="宋体" w:hAnsi="Times New Roman" w:cs="宋体" w:hint="eastAsia"/>
                <w:color w:val="000000"/>
                <w:sz w:val="18"/>
                <w:szCs w:val="18"/>
              </w:rPr>
              <w:t>起</w:t>
            </w:r>
          </w:p>
        </w:tc>
      </w:tr>
      <w:tr w:rsidR="00527DAD" w:rsidRPr="0010005D" w14:paraId="3400017F"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5054CDD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6069C10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四川</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541F9A3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15</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5B6BF3F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577A34B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064584B0"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w:t>
            </w:r>
            <w:r w:rsidRPr="0010005D">
              <w:rPr>
                <w:rFonts w:ascii="Times New Roman" w:eastAsia="宋体" w:hAnsi="Times New Roman" w:cs="宋体" w:hint="eastAsia"/>
                <w:color w:val="000000"/>
                <w:sz w:val="18"/>
                <w:szCs w:val="18"/>
              </w:rPr>
              <w:t>9</w:t>
            </w:r>
            <w:r w:rsidRPr="0010005D">
              <w:rPr>
                <w:rFonts w:ascii="Times New Roman" w:eastAsia="宋体" w:hAnsi="Times New Roman" w:cs="宋体" w:hint="eastAsia"/>
                <w:color w:val="000000"/>
                <w:sz w:val="18"/>
                <w:szCs w:val="18"/>
              </w:rPr>
              <w:t>起</w:t>
            </w:r>
          </w:p>
        </w:tc>
      </w:tr>
      <w:tr w:rsidR="00527DAD" w:rsidRPr="0010005D" w14:paraId="0F32A4D9"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7F46296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41AEF3BD"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湖南</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6FC970C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14</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1DF94BD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7FDED87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2322F58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w:t>
            </w:r>
            <w:r w:rsidRPr="0010005D">
              <w:rPr>
                <w:rFonts w:ascii="Times New Roman" w:eastAsia="宋体" w:hAnsi="Times New Roman" w:cs="宋体" w:hint="eastAsia"/>
                <w:color w:val="000000"/>
                <w:sz w:val="18"/>
                <w:szCs w:val="18"/>
              </w:rPr>
              <w:t>8</w:t>
            </w:r>
            <w:r w:rsidRPr="0010005D">
              <w:rPr>
                <w:rFonts w:ascii="Times New Roman" w:eastAsia="宋体" w:hAnsi="Times New Roman" w:cs="宋体" w:hint="eastAsia"/>
                <w:color w:val="000000"/>
                <w:sz w:val="18"/>
                <w:szCs w:val="18"/>
              </w:rPr>
              <w:t>起</w:t>
            </w:r>
          </w:p>
        </w:tc>
      </w:tr>
      <w:tr w:rsidR="00527DAD" w:rsidRPr="0010005D" w14:paraId="0FEAD1FE"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24EADA0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60BACCB4"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湖北</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794BFBE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13</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730B463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1292D8C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2693D1F8"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w:t>
            </w:r>
            <w:r w:rsidRPr="0010005D">
              <w:rPr>
                <w:rFonts w:ascii="Times New Roman" w:eastAsia="宋体" w:hAnsi="Times New Roman" w:cs="宋体" w:hint="eastAsia"/>
                <w:color w:val="000000"/>
                <w:sz w:val="18"/>
                <w:szCs w:val="18"/>
              </w:rPr>
              <w:t>7</w:t>
            </w:r>
            <w:r w:rsidRPr="0010005D">
              <w:rPr>
                <w:rFonts w:ascii="Times New Roman" w:eastAsia="宋体" w:hAnsi="Times New Roman" w:cs="宋体" w:hint="eastAsia"/>
                <w:color w:val="000000"/>
                <w:sz w:val="18"/>
                <w:szCs w:val="18"/>
              </w:rPr>
              <w:t>起</w:t>
            </w:r>
          </w:p>
        </w:tc>
      </w:tr>
      <w:tr w:rsidR="00527DAD" w:rsidRPr="0010005D" w14:paraId="4EC898A4"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3E86A7E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4EE456A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上海</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28DE448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12</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71F7B76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474495E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2D37BFD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w:t>
            </w:r>
            <w:r w:rsidRPr="0010005D">
              <w:rPr>
                <w:rFonts w:ascii="Times New Roman" w:eastAsia="宋体" w:hAnsi="Times New Roman" w:cs="宋体" w:hint="eastAsia"/>
                <w:color w:val="000000"/>
                <w:sz w:val="18"/>
                <w:szCs w:val="18"/>
              </w:rPr>
              <w:t>7</w:t>
            </w:r>
            <w:r w:rsidRPr="0010005D">
              <w:rPr>
                <w:rFonts w:ascii="Times New Roman" w:eastAsia="宋体" w:hAnsi="Times New Roman" w:cs="宋体" w:hint="eastAsia"/>
                <w:color w:val="000000"/>
                <w:sz w:val="18"/>
                <w:szCs w:val="18"/>
              </w:rPr>
              <w:t>起</w:t>
            </w:r>
          </w:p>
        </w:tc>
      </w:tr>
      <w:tr w:rsidR="00527DAD" w:rsidRPr="0010005D" w14:paraId="066007ED"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0094A22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9</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611C513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福建</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166539B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4463513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3130300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20AF7674"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w:t>
            </w:r>
            <w:r w:rsidRPr="0010005D">
              <w:rPr>
                <w:rFonts w:ascii="Times New Roman" w:eastAsia="宋体" w:hAnsi="Times New Roman" w:cs="宋体" w:hint="eastAsia"/>
                <w:color w:val="000000"/>
                <w:sz w:val="18"/>
                <w:szCs w:val="18"/>
              </w:rPr>
              <w:t>5</w:t>
            </w:r>
            <w:r w:rsidRPr="0010005D">
              <w:rPr>
                <w:rFonts w:ascii="Times New Roman" w:eastAsia="宋体" w:hAnsi="Times New Roman" w:cs="宋体" w:hint="eastAsia"/>
                <w:color w:val="000000"/>
                <w:sz w:val="18"/>
                <w:szCs w:val="18"/>
              </w:rPr>
              <w:t>起</w:t>
            </w:r>
          </w:p>
        </w:tc>
      </w:tr>
      <w:tr w:rsidR="00527DAD" w:rsidRPr="0010005D" w14:paraId="0E94F988"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2D1CC30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10</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4372924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辽宁</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1D6354A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06B2C1B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12BD59E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052F9C89"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w:t>
            </w:r>
            <w:r w:rsidRPr="0010005D">
              <w:rPr>
                <w:rFonts w:ascii="Times New Roman" w:eastAsia="宋体" w:hAnsi="Times New Roman" w:cs="宋体" w:hint="eastAsia"/>
                <w:color w:val="000000"/>
                <w:sz w:val="18"/>
                <w:szCs w:val="18"/>
              </w:rPr>
              <w:t>6</w:t>
            </w:r>
            <w:r w:rsidRPr="0010005D">
              <w:rPr>
                <w:rFonts w:ascii="Times New Roman" w:eastAsia="宋体" w:hAnsi="Times New Roman" w:cs="宋体" w:hint="eastAsia"/>
                <w:color w:val="000000"/>
                <w:sz w:val="18"/>
                <w:szCs w:val="18"/>
              </w:rPr>
              <w:t>起</w:t>
            </w:r>
          </w:p>
        </w:tc>
      </w:tr>
      <w:tr w:rsidR="00527DAD" w:rsidRPr="0010005D" w14:paraId="40F467D0"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04358E0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20</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15958DAA"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豫</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皖</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赣</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冀</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陕</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桂</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晋</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琼</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京</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津</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2568694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71</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319CB82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9</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6452138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19</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3BC2F316"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混合</w:t>
            </w:r>
          </w:p>
        </w:tc>
      </w:tr>
      <w:tr w:rsidR="00527DAD" w:rsidRPr="0010005D" w14:paraId="0B3A42C6" w14:textId="77777777" w:rsidTr="00C00EE5">
        <w:trPr>
          <w:jc w:val="center"/>
        </w:trPr>
        <w:tc>
          <w:tcPr>
            <w:tcW w:w="824" w:type="dxa"/>
            <w:tcBorders>
              <w:top w:val="nil"/>
              <w:left w:val="nil"/>
              <w:bottom w:val="nil"/>
              <w:right w:val="nil"/>
            </w:tcBorders>
            <w:shd w:val="clear" w:color="auto" w:fill="FFFFFF"/>
            <w:tcMar>
              <w:top w:w="60" w:type="dxa"/>
              <w:left w:w="120" w:type="dxa"/>
              <w:bottom w:w="30" w:type="dxa"/>
              <w:right w:w="120" w:type="dxa"/>
            </w:tcMar>
            <w:vAlign w:val="center"/>
          </w:tcPr>
          <w:p w14:paraId="7B3F61B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21</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28</w:t>
            </w:r>
          </w:p>
        </w:tc>
        <w:tc>
          <w:tcPr>
            <w:tcW w:w="1893" w:type="dxa"/>
            <w:tcBorders>
              <w:top w:val="nil"/>
              <w:left w:val="nil"/>
              <w:bottom w:val="nil"/>
              <w:right w:val="nil"/>
            </w:tcBorders>
            <w:shd w:val="clear" w:color="auto" w:fill="FFFFFF"/>
            <w:tcMar>
              <w:top w:w="60" w:type="dxa"/>
              <w:left w:w="120" w:type="dxa"/>
              <w:bottom w:w="30" w:type="dxa"/>
              <w:right w:w="120" w:type="dxa"/>
            </w:tcMar>
            <w:vAlign w:val="center"/>
          </w:tcPr>
          <w:p w14:paraId="49948A70"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其余</w:t>
            </w:r>
            <w:r w:rsidRPr="0010005D">
              <w:rPr>
                <w:rFonts w:ascii="Times New Roman" w:eastAsia="宋体" w:hAnsi="Times New Roman" w:cs="宋体" w:hint="eastAsia"/>
                <w:color w:val="000000"/>
                <w:sz w:val="18"/>
                <w:szCs w:val="18"/>
              </w:rPr>
              <w:t>8</w:t>
            </w:r>
            <w:r w:rsidRPr="0010005D">
              <w:rPr>
                <w:rFonts w:ascii="Times New Roman" w:eastAsia="宋体" w:hAnsi="Times New Roman" w:cs="宋体" w:hint="eastAsia"/>
                <w:color w:val="000000"/>
                <w:sz w:val="18"/>
                <w:szCs w:val="18"/>
              </w:rPr>
              <w:t>省</w:t>
            </w:r>
          </w:p>
        </w:tc>
        <w:tc>
          <w:tcPr>
            <w:tcW w:w="2141" w:type="dxa"/>
            <w:tcBorders>
              <w:top w:val="nil"/>
              <w:left w:val="nil"/>
              <w:bottom w:val="nil"/>
              <w:right w:val="nil"/>
            </w:tcBorders>
            <w:shd w:val="clear" w:color="auto" w:fill="FFFFFF"/>
            <w:tcMar>
              <w:top w:w="60" w:type="dxa"/>
              <w:left w:w="120" w:type="dxa"/>
              <w:bottom w:w="30" w:type="dxa"/>
              <w:right w:w="120" w:type="dxa"/>
            </w:tcMar>
            <w:vAlign w:val="center"/>
          </w:tcPr>
          <w:p w14:paraId="628FC65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157" w:type="dxa"/>
            <w:tcBorders>
              <w:top w:val="nil"/>
              <w:left w:val="nil"/>
              <w:bottom w:val="nil"/>
              <w:right w:val="nil"/>
            </w:tcBorders>
            <w:shd w:val="clear" w:color="auto" w:fill="FFFFFF"/>
            <w:tcMar>
              <w:top w:w="60" w:type="dxa"/>
              <w:left w:w="120" w:type="dxa"/>
              <w:bottom w:w="30" w:type="dxa"/>
              <w:right w:w="120" w:type="dxa"/>
            </w:tcMar>
            <w:vAlign w:val="center"/>
          </w:tcPr>
          <w:p w14:paraId="40B83D9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1014" w:type="dxa"/>
            <w:tcBorders>
              <w:top w:val="nil"/>
              <w:left w:val="nil"/>
              <w:bottom w:val="nil"/>
              <w:right w:val="nil"/>
            </w:tcBorders>
            <w:shd w:val="clear" w:color="auto" w:fill="FFFFFF"/>
            <w:tcMar>
              <w:top w:w="60" w:type="dxa"/>
              <w:left w:w="120" w:type="dxa"/>
              <w:bottom w:w="30" w:type="dxa"/>
              <w:right w:w="120" w:type="dxa"/>
            </w:tcMar>
            <w:vAlign w:val="center"/>
          </w:tcPr>
          <w:p w14:paraId="7720733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492" w:type="dxa"/>
            <w:tcBorders>
              <w:top w:val="nil"/>
              <w:left w:val="nil"/>
              <w:bottom w:val="nil"/>
              <w:right w:val="nil"/>
            </w:tcBorders>
            <w:shd w:val="clear" w:color="auto" w:fill="FFFFFF"/>
            <w:tcMar>
              <w:top w:w="60" w:type="dxa"/>
              <w:left w:w="120" w:type="dxa"/>
              <w:bottom w:w="30" w:type="dxa"/>
              <w:right w:w="120" w:type="dxa"/>
            </w:tcMar>
            <w:vAlign w:val="center"/>
          </w:tcPr>
          <w:p w14:paraId="32F20F1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混合</w:t>
            </w:r>
          </w:p>
        </w:tc>
      </w:tr>
      <w:tr w:rsidR="00527DAD" w:rsidRPr="0010005D" w14:paraId="12336F8E" w14:textId="77777777" w:rsidTr="00C00EE5">
        <w:trPr>
          <w:jc w:val="center"/>
        </w:trPr>
        <w:tc>
          <w:tcPr>
            <w:tcW w:w="824"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5204FB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合计</w:t>
            </w:r>
          </w:p>
        </w:tc>
        <w:tc>
          <w:tcPr>
            <w:tcW w:w="1893"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39FED23" w14:textId="77777777" w:rsidR="00527DAD" w:rsidRPr="0010005D" w:rsidRDefault="00527DAD" w:rsidP="00C00EE5">
            <w:pPr>
              <w:snapToGrid w:val="0"/>
              <w:spacing w:before="120" w:after="120" w:line="240" w:lineRule="auto"/>
              <w:ind w:firstLine="0"/>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w:t>
            </w:r>
          </w:p>
        </w:tc>
        <w:tc>
          <w:tcPr>
            <w:tcW w:w="2141"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9592BA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275</w:t>
            </w:r>
          </w:p>
        </w:tc>
        <w:tc>
          <w:tcPr>
            <w:tcW w:w="1157"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2CEBD07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38</w:t>
            </w:r>
          </w:p>
        </w:tc>
        <w:tc>
          <w:tcPr>
            <w:tcW w:w="1014"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DA99E0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83</w:t>
            </w:r>
          </w:p>
        </w:tc>
        <w:tc>
          <w:tcPr>
            <w:tcW w:w="149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1F1F635B" w14:textId="77777777" w:rsidR="00527DAD" w:rsidRPr="0010005D" w:rsidRDefault="00527DAD" w:rsidP="00C00EE5">
            <w:pPr>
              <w:snapToGrid w:val="0"/>
              <w:spacing w:before="120" w:after="120" w:line="240" w:lineRule="auto"/>
              <w:ind w:firstLine="0"/>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w:t>
            </w:r>
          </w:p>
        </w:tc>
      </w:tr>
    </w:tbl>
    <w:p w14:paraId="5A4B57BA" w14:textId="77777777" w:rsidR="00527DAD" w:rsidRPr="0010005D" w:rsidRDefault="00527DAD" w:rsidP="00527DAD">
      <w:pPr>
        <w:spacing w:before="120" w:after="120" w:line="360" w:lineRule="auto"/>
        <w:ind w:firstLineChars="200" w:firstLine="482"/>
        <w:rPr>
          <w:rFonts w:ascii="Times New Roman" w:eastAsia="宋体" w:hAnsi="Times New Roman" w:cs="仿宋_GB2312"/>
        </w:rPr>
      </w:pPr>
      <w:r w:rsidRPr="0010005D">
        <w:rPr>
          <w:rFonts w:ascii="Times New Roman" w:eastAsia="宋体" w:hAnsi="Times New Roman" w:cs="仿宋_GB2312" w:hint="eastAsia"/>
          <w:b/>
          <w:bCs/>
        </w:rPr>
        <w:t>1.</w:t>
      </w:r>
      <w:r w:rsidRPr="0010005D">
        <w:rPr>
          <w:rFonts w:ascii="Times New Roman" w:eastAsia="宋体" w:hAnsi="Times New Roman" w:cs="仿宋_GB2312" w:hint="eastAsia"/>
          <w:b/>
          <w:bCs/>
        </w:rPr>
        <w:t>东部沿海：事故“高产区”也是舆情“放大器”</w:t>
      </w:r>
    </w:p>
    <w:p w14:paraId="17715CCE"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京津冀、江浙沪、闽</w:t>
      </w:r>
      <w:proofErr w:type="gramStart"/>
      <w:r w:rsidRPr="0010005D">
        <w:rPr>
          <w:rFonts w:ascii="Times New Roman" w:eastAsia="宋体" w:hAnsi="Times New Roman" w:cs="仿宋_GB2312" w:hint="eastAsia"/>
        </w:rPr>
        <w:t>鲁粤共</w:t>
      </w:r>
      <w:proofErr w:type="gramEnd"/>
      <w:r w:rsidRPr="0010005D">
        <w:rPr>
          <w:rFonts w:ascii="Times New Roman" w:eastAsia="宋体" w:hAnsi="Times New Roman" w:cs="仿宋_GB2312" w:hint="eastAsia"/>
        </w:rPr>
        <w:t>115</w:t>
      </w:r>
      <w:r w:rsidRPr="0010005D">
        <w:rPr>
          <w:rFonts w:ascii="Times New Roman" w:eastAsia="宋体" w:hAnsi="Times New Roman" w:cs="仿宋_GB2312" w:hint="eastAsia"/>
        </w:rPr>
        <w:t>起，占全国的</w:t>
      </w:r>
      <w:r w:rsidRPr="0010005D">
        <w:rPr>
          <w:rFonts w:ascii="Times New Roman" w:eastAsia="宋体" w:hAnsi="Times New Roman" w:cs="仿宋_GB2312" w:hint="eastAsia"/>
        </w:rPr>
        <w:t>41.8%</w:t>
      </w:r>
      <w:r w:rsidRPr="0010005D">
        <w:rPr>
          <w:rFonts w:ascii="Times New Roman" w:eastAsia="宋体" w:hAnsi="Times New Roman" w:cs="仿宋_GB2312" w:hint="eastAsia"/>
        </w:rPr>
        <w:t>，死亡人数为</w:t>
      </w:r>
      <w:r w:rsidRPr="0010005D">
        <w:rPr>
          <w:rFonts w:ascii="Times New Roman" w:eastAsia="宋体" w:hAnsi="Times New Roman" w:cs="仿宋_GB2312" w:hint="eastAsia"/>
        </w:rPr>
        <w:t>3</w:t>
      </w:r>
      <w:r w:rsidRPr="0010005D">
        <w:rPr>
          <w:rFonts w:ascii="Times New Roman" w:eastAsia="宋体" w:hAnsi="Times New Roman" w:cs="仿宋_GB2312" w:hint="eastAsia"/>
        </w:rPr>
        <w:t>人及以上的有</w:t>
      </w:r>
      <w:r w:rsidRPr="0010005D">
        <w:rPr>
          <w:rFonts w:ascii="Times New Roman" w:eastAsia="宋体" w:hAnsi="Times New Roman" w:cs="仿宋_GB2312" w:hint="eastAsia"/>
        </w:rPr>
        <w:t>19</w:t>
      </w:r>
      <w:r w:rsidRPr="0010005D">
        <w:rPr>
          <w:rFonts w:ascii="Times New Roman" w:eastAsia="宋体" w:hAnsi="Times New Roman" w:cs="仿宋_GB2312" w:hint="eastAsia"/>
        </w:rPr>
        <w:t>起，占全国此类事故的</w:t>
      </w:r>
      <w:r w:rsidRPr="0010005D">
        <w:rPr>
          <w:rFonts w:ascii="Times New Roman" w:eastAsia="宋体" w:hAnsi="Times New Roman" w:cs="仿宋_GB2312" w:hint="eastAsia"/>
        </w:rPr>
        <w:t>16.5%</w:t>
      </w:r>
      <w:r w:rsidRPr="0010005D">
        <w:rPr>
          <w:rFonts w:ascii="Times New Roman" w:eastAsia="宋体" w:hAnsi="Times New Roman" w:cs="仿宋_GB2312" w:hint="eastAsia"/>
        </w:rPr>
        <w:t>，显著高于全国均值（</w:t>
      </w:r>
      <w:r w:rsidRPr="0010005D">
        <w:rPr>
          <w:rFonts w:ascii="Times New Roman" w:eastAsia="宋体" w:hAnsi="Times New Roman" w:cs="仿宋_GB2312" w:hint="eastAsia"/>
        </w:rPr>
        <w:t>13.8%</w:t>
      </w:r>
      <w:r w:rsidRPr="0010005D">
        <w:rPr>
          <w:rFonts w:ascii="Times New Roman" w:eastAsia="宋体" w:hAnsi="Times New Roman" w:cs="仿宋_GB2312" w:hint="eastAsia"/>
        </w:rPr>
        <w:t>）。经济</w:t>
      </w:r>
      <w:r w:rsidRPr="0010005D">
        <w:rPr>
          <w:rFonts w:ascii="Times New Roman" w:eastAsia="宋体" w:hAnsi="Times New Roman" w:cs="仿宋_GB2312" w:hint="eastAsia"/>
        </w:rPr>
        <w:lastRenderedPageBreak/>
        <w:t>密度高、移动网络覆盖好、自媒体活跃，是“小事故大舆情”典型区域。</w:t>
      </w:r>
    </w:p>
    <w:p w14:paraId="73020354" w14:textId="77777777" w:rsidR="00527DAD" w:rsidRPr="0010005D" w:rsidRDefault="00527DAD" w:rsidP="00527DAD">
      <w:pPr>
        <w:spacing w:before="120" w:after="120" w:line="360" w:lineRule="auto"/>
        <w:ind w:firstLineChars="200" w:firstLine="482"/>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b/>
          <w:bCs/>
        </w:rPr>
        <w:t>6:</w:t>
      </w:r>
      <w:r w:rsidRPr="0010005D">
        <w:rPr>
          <w:rFonts w:ascii="Times New Roman" w:eastAsia="宋体" w:hAnsi="Times New Roman" w:cs="仿宋_GB2312"/>
          <w:b/>
          <w:bCs/>
        </w:rPr>
        <w:t>东部沿海主要省份舆情分布特征</w:t>
      </w:r>
      <w:r w:rsidRPr="0010005D">
        <w:rPr>
          <w:rFonts w:ascii="Times New Roman" w:eastAsia="宋体" w:hAnsi="Times New Roman" w:cs="仿宋_GB2312"/>
          <w:b/>
          <w:bCs/>
        </w:rPr>
        <w:t>(2022-2025)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982"/>
        <w:gridCol w:w="799"/>
        <w:gridCol w:w="890"/>
        <w:gridCol w:w="3018"/>
        <w:gridCol w:w="2832"/>
      </w:tblGrid>
      <w:tr w:rsidR="00527DAD" w:rsidRPr="0010005D" w14:paraId="2244FFED" w14:textId="77777777" w:rsidTr="00C00EE5">
        <w:trPr>
          <w:tblHeader/>
          <w:jc w:val="center"/>
        </w:trPr>
        <w:tc>
          <w:tcPr>
            <w:tcW w:w="982"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2F46AC1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东部省份</w:t>
            </w:r>
          </w:p>
        </w:tc>
        <w:tc>
          <w:tcPr>
            <w:tcW w:w="799"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544007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舆情量</w:t>
            </w:r>
          </w:p>
        </w:tc>
        <w:tc>
          <w:tcPr>
            <w:tcW w:w="89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CD1909E"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p>
        </w:tc>
        <w:tc>
          <w:tcPr>
            <w:tcW w:w="3018"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EA5E59F"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主导类型</w:t>
            </w:r>
          </w:p>
        </w:tc>
        <w:tc>
          <w:tcPr>
            <w:tcW w:w="283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D66F80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高频场景</w:t>
            </w:r>
          </w:p>
        </w:tc>
      </w:tr>
      <w:tr w:rsidR="00527DAD" w:rsidRPr="0010005D" w14:paraId="2D63B630" w14:textId="77777777" w:rsidTr="00C00EE5">
        <w:trPr>
          <w:jc w:val="center"/>
        </w:trPr>
        <w:tc>
          <w:tcPr>
            <w:tcW w:w="98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C1AFE8A"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广东</w:t>
            </w:r>
          </w:p>
        </w:tc>
        <w:tc>
          <w:tcPr>
            <w:tcW w:w="799"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2A3CCFF"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29</w:t>
            </w:r>
          </w:p>
        </w:tc>
        <w:tc>
          <w:tcPr>
            <w:tcW w:w="89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0FC3CD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3018"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7B5B9CE"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公路追尾、港口火灾</w:t>
            </w:r>
          </w:p>
        </w:tc>
        <w:tc>
          <w:tcPr>
            <w:tcW w:w="283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1A5B6D3"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粤港澳大湾区港口群、广深高速</w:t>
            </w:r>
          </w:p>
        </w:tc>
      </w:tr>
      <w:tr w:rsidR="00527DAD" w:rsidRPr="0010005D" w14:paraId="69DBE5A5"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65511ABD"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浙江</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737BB38D"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18</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6BA421D4"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12B2BABA"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水路危险品、公路多车追尾</w:t>
            </w:r>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6DB23D05"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宁波舟山港、杭甬高速</w:t>
            </w:r>
          </w:p>
        </w:tc>
      </w:tr>
      <w:tr w:rsidR="00527DAD" w:rsidRPr="0010005D" w14:paraId="296098AC"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3405DC75"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江苏</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5FE7557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19</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48C66B5B"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7F115394"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轨道交通设备故障、公路疲劳驾驶</w:t>
            </w:r>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56C04695"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京沪高铁、宁杭高速</w:t>
            </w:r>
          </w:p>
        </w:tc>
      </w:tr>
      <w:tr w:rsidR="00527DAD" w:rsidRPr="0010005D" w14:paraId="388F0CDF"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79CDD074"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山东</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67C2E767"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17</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3B343E9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5E5247CD"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公路超限超载、客滚船碰撞</w:t>
            </w:r>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1599639C"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青银高速、烟台</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大连航线</w:t>
            </w:r>
          </w:p>
        </w:tc>
      </w:tr>
      <w:tr w:rsidR="00527DAD" w:rsidRPr="0010005D" w14:paraId="0C7B0254"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62ED9F8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上海</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510CDF3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12</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75DB5801"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7ACC0C34"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轨道交通服务争议</w:t>
            </w:r>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00FD3230"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虹桥枢纽、浦东机场</w:t>
            </w:r>
          </w:p>
        </w:tc>
      </w:tr>
      <w:tr w:rsidR="00527DAD" w:rsidRPr="0010005D" w14:paraId="0D00CE65"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66150E6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福建</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50D6927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52BDF04A"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5BB839E5"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水路商渔碰撞</w:t>
            </w:r>
            <w:proofErr w:type="gramEnd"/>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4591FF6D"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厦门</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金门水域</w:t>
            </w:r>
          </w:p>
        </w:tc>
      </w:tr>
      <w:tr w:rsidR="00527DAD" w:rsidRPr="0010005D" w14:paraId="3CFE5D0C" w14:textId="77777777" w:rsidTr="00C00EE5">
        <w:trPr>
          <w:jc w:val="center"/>
        </w:trPr>
        <w:tc>
          <w:tcPr>
            <w:tcW w:w="982" w:type="dxa"/>
            <w:tcBorders>
              <w:top w:val="nil"/>
              <w:left w:val="nil"/>
              <w:bottom w:val="nil"/>
              <w:right w:val="nil"/>
            </w:tcBorders>
            <w:shd w:val="clear" w:color="auto" w:fill="FFFFFF"/>
            <w:tcMar>
              <w:top w:w="60" w:type="dxa"/>
              <w:left w:w="120" w:type="dxa"/>
              <w:bottom w:w="30" w:type="dxa"/>
              <w:right w:w="120" w:type="dxa"/>
            </w:tcMar>
            <w:vAlign w:val="center"/>
          </w:tcPr>
          <w:p w14:paraId="72FAAB57"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河北</w:t>
            </w:r>
          </w:p>
        </w:tc>
        <w:tc>
          <w:tcPr>
            <w:tcW w:w="799" w:type="dxa"/>
            <w:tcBorders>
              <w:top w:val="nil"/>
              <w:left w:val="nil"/>
              <w:bottom w:val="nil"/>
              <w:right w:val="nil"/>
            </w:tcBorders>
            <w:shd w:val="clear" w:color="auto" w:fill="FFFFFF"/>
            <w:tcMar>
              <w:top w:w="60" w:type="dxa"/>
              <w:left w:w="120" w:type="dxa"/>
              <w:bottom w:w="30" w:type="dxa"/>
              <w:right w:w="120" w:type="dxa"/>
            </w:tcMar>
            <w:vAlign w:val="center"/>
          </w:tcPr>
          <w:p w14:paraId="158C20B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890" w:type="dxa"/>
            <w:tcBorders>
              <w:top w:val="nil"/>
              <w:left w:val="nil"/>
              <w:bottom w:val="nil"/>
              <w:right w:val="nil"/>
            </w:tcBorders>
            <w:shd w:val="clear" w:color="auto" w:fill="FFFFFF"/>
            <w:tcMar>
              <w:top w:w="60" w:type="dxa"/>
              <w:left w:w="120" w:type="dxa"/>
              <w:bottom w:w="30" w:type="dxa"/>
              <w:right w:w="120" w:type="dxa"/>
            </w:tcMar>
            <w:vAlign w:val="center"/>
          </w:tcPr>
          <w:p w14:paraId="3BCFECEA"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3018" w:type="dxa"/>
            <w:tcBorders>
              <w:top w:val="nil"/>
              <w:left w:val="nil"/>
              <w:bottom w:val="nil"/>
              <w:right w:val="nil"/>
            </w:tcBorders>
            <w:shd w:val="clear" w:color="auto" w:fill="FFFFFF"/>
            <w:tcMar>
              <w:top w:w="60" w:type="dxa"/>
              <w:left w:w="120" w:type="dxa"/>
              <w:bottom w:w="30" w:type="dxa"/>
              <w:right w:w="120" w:type="dxa"/>
            </w:tcMar>
            <w:vAlign w:val="center"/>
          </w:tcPr>
          <w:p w14:paraId="32C09E15"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公路团雾连环</w:t>
            </w:r>
            <w:proofErr w:type="gramEnd"/>
            <w:r w:rsidRPr="0010005D">
              <w:rPr>
                <w:rFonts w:ascii="Times New Roman" w:eastAsia="宋体" w:hAnsi="Times New Roman" w:cs="宋体" w:hint="eastAsia"/>
                <w:color w:val="000000"/>
                <w:sz w:val="18"/>
                <w:szCs w:val="18"/>
              </w:rPr>
              <w:t>撞</w:t>
            </w:r>
          </w:p>
        </w:tc>
        <w:tc>
          <w:tcPr>
            <w:tcW w:w="2832" w:type="dxa"/>
            <w:tcBorders>
              <w:top w:val="nil"/>
              <w:left w:val="nil"/>
              <w:bottom w:val="nil"/>
              <w:right w:val="nil"/>
            </w:tcBorders>
            <w:shd w:val="clear" w:color="auto" w:fill="FFFFFF"/>
            <w:tcMar>
              <w:top w:w="60" w:type="dxa"/>
              <w:left w:w="120" w:type="dxa"/>
              <w:bottom w:w="30" w:type="dxa"/>
              <w:right w:w="120" w:type="dxa"/>
            </w:tcMar>
            <w:vAlign w:val="center"/>
          </w:tcPr>
          <w:p w14:paraId="227D53A3"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京哈高速唐山段</w:t>
            </w:r>
          </w:p>
        </w:tc>
      </w:tr>
      <w:tr w:rsidR="00527DAD" w:rsidRPr="0010005D" w14:paraId="0BF6C48F" w14:textId="77777777" w:rsidTr="00C00EE5">
        <w:trPr>
          <w:jc w:val="center"/>
        </w:trPr>
        <w:tc>
          <w:tcPr>
            <w:tcW w:w="98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5445E1E"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天津</w:t>
            </w:r>
          </w:p>
        </w:tc>
        <w:tc>
          <w:tcPr>
            <w:tcW w:w="799"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2ADB66B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89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DFF33D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3018"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274D15F"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轨道交通施工</w:t>
            </w:r>
          </w:p>
        </w:tc>
        <w:tc>
          <w:tcPr>
            <w:tcW w:w="283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690CC34"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津秦高铁</w:t>
            </w:r>
          </w:p>
        </w:tc>
      </w:tr>
    </w:tbl>
    <w:p w14:paraId="14DF4804" w14:textId="77777777" w:rsidR="00527DAD" w:rsidRPr="0010005D" w:rsidRDefault="00527DAD" w:rsidP="00527DAD">
      <w:pPr>
        <w:spacing w:before="120" w:after="120" w:line="360" w:lineRule="auto"/>
        <w:ind w:firstLineChars="300" w:firstLine="720"/>
        <w:rPr>
          <w:rFonts w:ascii="Times New Roman" w:eastAsia="宋体" w:hAnsi="Times New Roman" w:cs="仿宋_GB2312" w:hint="eastAsia"/>
        </w:rPr>
      </w:pPr>
      <w:r w:rsidRPr="0010005D">
        <w:rPr>
          <w:rFonts w:ascii="Times New Roman" w:eastAsia="宋体" w:hAnsi="Times New Roman" w:cs="仿宋_GB2312" w:hint="eastAsia"/>
        </w:rPr>
        <w:t>本地区内除了交通安全舆情容易产生外溢现象外，交通行业管理服务方面“微观治理”类舆情在各区域中占比最高，标志</w:t>
      </w:r>
      <w:proofErr w:type="gramStart"/>
      <w:r w:rsidRPr="0010005D">
        <w:rPr>
          <w:rFonts w:ascii="Times New Roman" w:eastAsia="宋体" w:hAnsi="Times New Roman" w:cs="仿宋_GB2312" w:hint="eastAsia"/>
        </w:rPr>
        <w:t>着发达</w:t>
      </w:r>
      <w:proofErr w:type="gramEnd"/>
      <w:r w:rsidRPr="0010005D">
        <w:rPr>
          <w:rFonts w:ascii="Times New Roman" w:eastAsia="宋体" w:hAnsi="Times New Roman" w:cs="仿宋_GB2312" w:hint="eastAsia"/>
        </w:rPr>
        <w:t>地区舆情焦点由“建设速度”转向“服务细节”。</w:t>
      </w:r>
    </w:p>
    <w:p w14:paraId="54DA7F6B" w14:textId="77777777" w:rsidR="00527DAD" w:rsidRPr="0010005D" w:rsidRDefault="00527DAD" w:rsidP="00527DAD">
      <w:pPr>
        <w:spacing w:before="120" w:after="120" w:line="360" w:lineRule="auto"/>
        <w:ind w:firstLineChars="300" w:firstLine="723"/>
        <w:rPr>
          <w:rFonts w:ascii="Times New Roman" w:eastAsia="宋体" w:hAnsi="Times New Roman" w:cs="仿宋_GB2312" w:hint="eastAsia"/>
          <w:b/>
          <w:bCs/>
        </w:rPr>
      </w:pPr>
      <w:r w:rsidRPr="0010005D">
        <w:rPr>
          <w:rFonts w:ascii="Times New Roman" w:eastAsia="宋体" w:hAnsi="Times New Roman" w:cs="仿宋_GB2312" w:hint="eastAsia"/>
          <w:b/>
          <w:bCs/>
        </w:rPr>
        <w:t>2.</w:t>
      </w:r>
      <w:r w:rsidRPr="0010005D">
        <w:rPr>
          <w:rFonts w:ascii="Times New Roman" w:eastAsia="宋体" w:hAnsi="Times New Roman" w:cs="仿宋_GB2312" w:hint="eastAsia"/>
          <w:b/>
          <w:bCs/>
        </w:rPr>
        <w:t>中部地区</w:t>
      </w:r>
    </w:p>
    <w:p w14:paraId="5D570E07" w14:textId="77777777" w:rsidR="00527DAD" w:rsidRPr="0010005D" w:rsidRDefault="00527DAD" w:rsidP="00527DAD">
      <w:pPr>
        <w:spacing w:before="120" w:after="120" w:line="360" w:lineRule="auto"/>
        <w:ind w:firstLineChars="300" w:firstLine="720"/>
        <w:rPr>
          <w:rFonts w:ascii="Times New Roman" w:eastAsia="宋体" w:hAnsi="Times New Roman" w:cs="仿宋_GB2312" w:hint="eastAsia"/>
        </w:rPr>
      </w:pPr>
      <w:r w:rsidRPr="0010005D">
        <w:rPr>
          <w:rFonts w:ascii="Times New Roman" w:eastAsia="宋体" w:hAnsi="Times New Roman" w:cs="仿宋_GB2312" w:hint="eastAsia"/>
        </w:rPr>
        <w:t>中部六省（</w:t>
      </w:r>
      <w:proofErr w:type="gramStart"/>
      <w:r w:rsidRPr="0010005D">
        <w:rPr>
          <w:rFonts w:ascii="Times New Roman" w:eastAsia="宋体" w:hAnsi="Times New Roman" w:cs="仿宋_GB2312" w:hint="eastAsia"/>
        </w:rPr>
        <w:t>晋皖赣豫</w:t>
      </w:r>
      <w:proofErr w:type="gramEnd"/>
      <w:r w:rsidRPr="0010005D">
        <w:rPr>
          <w:rFonts w:ascii="Times New Roman" w:eastAsia="宋体" w:hAnsi="Times New Roman" w:cs="仿宋_GB2312" w:hint="eastAsia"/>
        </w:rPr>
        <w:t>鄂湘）共</w:t>
      </w:r>
      <w:r w:rsidRPr="0010005D">
        <w:rPr>
          <w:rFonts w:ascii="Times New Roman" w:eastAsia="宋体" w:hAnsi="Times New Roman" w:cs="仿宋_GB2312" w:hint="eastAsia"/>
        </w:rPr>
        <w:t>71</w:t>
      </w:r>
      <w:r w:rsidRPr="0010005D">
        <w:rPr>
          <w:rFonts w:ascii="Times New Roman" w:eastAsia="宋体" w:hAnsi="Times New Roman" w:cs="仿宋_GB2312" w:hint="eastAsia"/>
        </w:rPr>
        <w:t>起（占总量</w:t>
      </w:r>
      <w:r w:rsidRPr="0010005D">
        <w:rPr>
          <w:rFonts w:ascii="Times New Roman" w:eastAsia="宋体" w:hAnsi="Times New Roman" w:cs="仿宋_GB2312" w:hint="eastAsia"/>
        </w:rPr>
        <w:t>25.8%</w:t>
      </w:r>
      <w:r w:rsidRPr="0010005D">
        <w:rPr>
          <w:rFonts w:ascii="Times New Roman" w:eastAsia="宋体" w:hAnsi="Times New Roman" w:cs="仿宋_GB2312" w:hint="eastAsia"/>
        </w:rPr>
        <w:t>），其中死亡</w:t>
      </w:r>
      <w:r w:rsidRPr="0010005D">
        <w:rPr>
          <w:rFonts w:ascii="Times New Roman" w:eastAsia="宋体" w:hAnsi="Times New Roman" w:cs="仿宋_GB2312" w:hint="eastAsia"/>
        </w:rPr>
        <w:t>3</w:t>
      </w:r>
      <w:r w:rsidRPr="0010005D">
        <w:rPr>
          <w:rFonts w:ascii="Times New Roman" w:eastAsia="宋体" w:hAnsi="Times New Roman" w:cs="仿宋_GB2312" w:hint="eastAsia"/>
        </w:rPr>
        <w:t>人及以上的事故</w:t>
      </w:r>
      <w:r w:rsidRPr="0010005D">
        <w:rPr>
          <w:rFonts w:ascii="Times New Roman" w:eastAsia="宋体" w:hAnsi="Times New Roman" w:cs="仿宋_GB2312" w:hint="eastAsia"/>
        </w:rPr>
        <w:t>14</w:t>
      </w:r>
      <w:r w:rsidRPr="0010005D">
        <w:rPr>
          <w:rFonts w:ascii="Times New Roman" w:eastAsia="宋体" w:hAnsi="Times New Roman" w:cs="仿宋_GB2312" w:hint="eastAsia"/>
        </w:rPr>
        <w:t>起（占全国此类事故</w:t>
      </w:r>
      <w:r w:rsidRPr="0010005D">
        <w:rPr>
          <w:rFonts w:ascii="Times New Roman" w:eastAsia="宋体" w:hAnsi="Times New Roman" w:cs="仿宋_GB2312" w:hint="eastAsia"/>
        </w:rPr>
        <w:t>36.8%</w:t>
      </w:r>
      <w:r w:rsidRPr="0010005D">
        <w:rPr>
          <w:rFonts w:ascii="Times New Roman" w:eastAsia="宋体" w:hAnsi="Times New Roman" w:cs="仿宋_GB2312" w:hint="eastAsia"/>
        </w:rPr>
        <w:t>）。长江黄金水道与京港澳、</w:t>
      </w:r>
      <w:proofErr w:type="gramStart"/>
      <w:r w:rsidRPr="0010005D">
        <w:rPr>
          <w:rFonts w:ascii="Times New Roman" w:eastAsia="宋体" w:hAnsi="Times New Roman" w:cs="仿宋_GB2312" w:hint="eastAsia"/>
        </w:rPr>
        <w:t>沪蓉大</w:t>
      </w:r>
      <w:proofErr w:type="gramEnd"/>
      <w:r w:rsidRPr="0010005D">
        <w:rPr>
          <w:rFonts w:ascii="Times New Roman" w:eastAsia="宋体" w:hAnsi="Times New Roman" w:cs="仿宋_GB2312" w:hint="eastAsia"/>
        </w:rPr>
        <w:t>通道交汇，客货混行、水陆交叉，形成“高风险走廊”。</w:t>
      </w:r>
    </w:p>
    <w:p w14:paraId="6FC1FA6E" w14:textId="77777777" w:rsidR="00527DAD" w:rsidRPr="0010005D" w:rsidRDefault="00527DAD" w:rsidP="00527DAD">
      <w:pPr>
        <w:spacing w:before="120" w:after="120" w:line="360" w:lineRule="auto"/>
        <w:ind w:firstLineChars="200" w:firstLine="482"/>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b/>
          <w:bCs/>
        </w:rPr>
        <w:t>7:</w:t>
      </w:r>
      <w:r w:rsidRPr="0010005D">
        <w:rPr>
          <w:rFonts w:ascii="Times New Roman" w:eastAsia="宋体" w:hAnsi="Times New Roman" w:cs="仿宋_GB2312"/>
          <w:b/>
          <w:bCs/>
        </w:rPr>
        <w:t>中部地区主要省份舆情分布特征</w:t>
      </w:r>
      <w:r w:rsidRPr="0010005D">
        <w:rPr>
          <w:rFonts w:ascii="Times New Roman" w:eastAsia="宋体" w:hAnsi="Times New Roman" w:cs="仿宋_GB2312"/>
          <w:b/>
          <w:bCs/>
        </w:rPr>
        <w:t>(2022-2025)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050"/>
        <w:gridCol w:w="853"/>
        <w:gridCol w:w="952"/>
        <w:gridCol w:w="2833"/>
        <w:gridCol w:w="2833"/>
      </w:tblGrid>
      <w:tr w:rsidR="00527DAD" w:rsidRPr="0010005D" w14:paraId="6CEF1A00" w14:textId="77777777" w:rsidTr="00C00EE5">
        <w:trPr>
          <w:tblHeader/>
          <w:jc w:val="center"/>
        </w:trPr>
        <w:tc>
          <w:tcPr>
            <w:tcW w:w="1050"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7FB150A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中部省份</w:t>
            </w:r>
          </w:p>
        </w:tc>
        <w:tc>
          <w:tcPr>
            <w:tcW w:w="85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06F4EA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事故量</w:t>
            </w:r>
          </w:p>
        </w:tc>
        <w:tc>
          <w:tcPr>
            <w:tcW w:w="95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929945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p>
        </w:tc>
        <w:tc>
          <w:tcPr>
            <w:tcW w:w="283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B2BC8F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主导类型</w:t>
            </w:r>
          </w:p>
        </w:tc>
        <w:tc>
          <w:tcPr>
            <w:tcW w:w="2833"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9CA320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高频场景</w:t>
            </w:r>
          </w:p>
        </w:tc>
      </w:tr>
      <w:tr w:rsidR="00527DAD" w:rsidRPr="0010005D" w14:paraId="4045FCBC" w14:textId="77777777" w:rsidTr="00C00EE5">
        <w:trPr>
          <w:jc w:val="center"/>
        </w:trPr>
        <w:tc>
          <w:tcPr>
            <w:tcW w:w="105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BC566D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湖南</w:t>
            </w:r>
          </w:p>
        </w:tc>
        <w:tc>
          <w:tcPr>
            <w:tcW w:w="853"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4F061A4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14</w:t>
            </w:r>
          </w:p>
        </w:tc>
        <w:tc>
          <w:tcPr>
            <w:tcW w:w="95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382B9C3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2833"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C13E1A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轨道交通冲突、公路多车追尾</w:t>
            </w:r>
          </w:p>
        </w:tc>
        <w:tc>
          <w:tcPr>
            <w:tcW w:w="2833"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1C5E74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长张高速、京广高铁</w:t>
            </w:r>
          </w:p>
        </w:tc>
      </w:tr>
      <w:tr w:rsidR="00527DAD" w:rsidRPr="0010005D" w14:paraId="472801A6" w14:textId="77777777" w:rsidTr="00C00EE5">
        <w:trPr>
          <w:jc w:val="center"/>
        </w:trPr>
        <w:tc>
          <w:tcPr>
            <w:tcW w:w="1050" w:type="dxa"/>
            <w:tcBorders>
              <w:top w:val="nil"/>
              <w:left w:val="nil"/>
              <w:bottom w:val="nil"/>
              <w:right w:val="nil"/>
            </w:tcBorders>
            <w:shd w:val="clear" w:color="auto" w:fill="FFFFFF"/>
            <w:tcMar>
              <w:top w:w="60" w:type="dxa"/>
              <w:left w:w="120" w:type="dxa"/>
              <w:bottom w:w="30" w:type="dxa"/>
              <w:right w:w="120" w:type="dxa"/>
            </w:tcMar>
            <w:vAlign w:val="center"/>
          </w:tcPr>
          <w:p w14:paraId="57FD9AC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湖北</w:t>
            </w:r>
          </w:p>
        </w:tc>
        <w:tc>
          <w:tcPr>
            <w:tcW w:w="853" w:type="dxa"/>
            <w:tcBorders>
              <w:top w:val="nil"/>
              <w:left w:val="nil"/>
              <w:bottom w:val="nil"/>
              <w:right w:val="nil"/>
            </w:tcBorders>
            <w:shd w:val="clear" w:color="auto" w:fill="FFFFFF"/>
            <w:tcMar>
              <w:top w:w="60" w:type="dxa"/>
              <w:left w:w="120" w:type="dxa"/>
              <w:bottom w:w="30" w:type="dxa"/>
              <w:right w:w="120" w:type="dxa"/>
            </w:tcMar>
            <w:vAlign w:val="center"/>
          </w:tcPr>
          <w:p w14:paraId="3726AB84"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13</w:t>
            </w:r>
          </w:p>
        </w:tc>
        <w:tc>
          <w:tcPr>
            <w:tcW w:w="952" w:type="dxa"/>
            <w:tcBorders>
              <w:top w:val="nil"/>
              <w:left w:val="nil"/>
              <w:bottom w:val="nil"/>
              <w:right w:val="nil"/>
            </w:tcBorders>
            <w:shd w:val="clear" w:color="auto" w:fill="FFFFFF"/>
            <w:tcMar>
              <w:top w:w="60" w:type="dxa"/>
              <w:left w:w="120" w:type="dxa"/>
              <w:bottom w:w="30" w:type="dxa"/>
              <w:right w:w="120" w:type="dxa"/>
            </w:tcMar>
            <w:vAlign w:val="center"/>
          </w:tcPr>
          <w:p w14:paraId="618EB2C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3A6D759A"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公路桥梁坍塌、轮渡汛情停航</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144571B6"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荆州长江公路桥、武汉关轮渡</w:t>
            </w:r>
          </w:p>
        </w:tc>
      </w:tr>
      <w:tr w:rsidR="00527DAD" w:rsidRPr="0010005D" w14:paraId="75B5A2E4" w14:textId="77777777" w:rsidTr="00C00EE5">
        <w:trPr>
          <w:jc w:val="center"/>
        </w:trPr>
        <w:tc>
          <w:tcPr>
            <w:tcW w:w="1050" w:type="dxa"/>
            <w:tcBorders>
              <w:top w:val="nil"/>
              <w:left w:val="nil"/>
              <w:bottom w:val="nil"/>
              <w:right w:val="nil"/>
            </w:tcBorders>
            <w:shd w:val="clear" w:color="auto" w:fill="FFFFFF"/>
            <w:tcMar>
              <w:top w:w="60" w:type="dxa"/>
              <w:left w:w="120" w:type="dxa"/>
              <w:bottom w:w="30" w:type="dxa"/>
              <w:right w:w="120" w:type="dxa"/>
            </w:tcMar>
            <w:vAlign w:val="center"/>
          </w:tcPr>
          <w:p w14:paraId="64D40F6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河南</w:t>
            </w:r>
          </w:p>
        </w:tc>
        <w:tc>
          <w:tcPr>
            <w:tcW w:w="853" w:type="dxa"/>
            <w:tcBorders>
              <w:top w:val="nil"/>
              <w:left w:val="nil"/>
              <w:bottom w:val="nil"/>
              <w:right w:val="nil"/>
            </w:tcBorders>
            <w:shd w:val="clear" w:color="auto" w:fill="FFFFFF"/>
            <w:tcMar>
              <w:top w:w="60" w:type="dxa"/>
              <w:left w:w="120" w:type="dxa"/>
              <w:bottom w:w="30" w:type="dxa"/>
              <w:right w:w="120" w:type="dxa"/>
            </w:tcMar>
            <w:vAlign w:val="center"/>
          </w:tcPr>
          <w:p w14:paraId="3660A56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10</w:t>
            </w:r>
          </w:p>
        </w:tc>
        <w:tc>
          <w:tcPr>
            <w:tcW w:w="952" w:type="dxa"/>
            <w:tcBorders>
              <w:top w:val="nil"/>
              <w:left w:val="nil"/>
              <w:bottom w:val="nil"/>
              <w:right w:val="nil"/>
            </w:tcBorders>
            <w:shd w:val="clear" w:color="auto" w:fill="FFFFFF"/>
            <w:tcMar>
              <w:top w:w="60" w:type="dxa"/>
              <w:left w:w="120" w:type="dxa"/>
              <w:bottom w:w="30" w:type="dxa"/>
              <w:right w:w="120" w:type="dxa"/>
            </w:tcMar>
            <w:vAlign w:val="center"/>
          </w:tcPr>
          <w:p w14:paraId="34B76F3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7C31526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公路超限超载</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0B346FE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连霍高速</w:t>
            </w:r>
            <w:proofErr w:type="gramEnd"/>
            <w:r w:rsidRPr="0010005D">
              <w:rPr>
                <w:rFonts w:ascii="Times New Roman" w:eastAsia="宋体" w:hAnsi="Times New Roman" w:cs="宋体" w:hint="eastAsia"/>
                <w:color w:val="000000"/>
                <w:sz w:val="18"/>
                <w:szCs w:val="18"/>
              </w:rPr>
              <w:t>郑州段</w:t>
            </w:r>
          </w:p>
        </w:tc>
      </w:tr>
      <w:tr w:rsidR="00527DAD" w:rsidRPr="0010005D" w14:paraId="143DD1C3" w14:textId="77777777" w:rsidTr="00C00EE5">
        <w:trPr>
          <w:jc w:val="center"/>
        </w:trPr>
        <w:tc>
          <w:tcPr>
            <w:tcW w:w="1050" w:type="dxa"/>
            <w:tcBorders>
              <w:top w:val="nil"/>
              <w:left w:val="nil"/>
              <w:bottom w:val="nil"/>
              <w:right w:val="nil"/>
            </w:tcBorders>
            <w:shd w:val="clear" w:color="auto" w:fill="FFFFFF"/>
            <w:tcMar>
              <w:top w:w="60" w:type="dxa"/>
              <w:left w:w="120" w:type="dxa"/>
              <w:bottom w:w="30" w:type="dxa"/>
              <w:right w:w="120" w:type="dxa"/>
            </w:tcMar>
            <w:vAlign w:val="center"/>
          </w:tcPr>
          <w:p w14:paraId="54370AF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江西</w:t>
            </w:r>
          </w:p>
        </w:tc>
        <w:tc>
          <w:tcPr>
            <w:tcW w:w="853" w:type="dxa"/>
            <w:tcBorders>
              <w:top w:val="nil"/>
              <w:left w:val="nil"/>
              <w:bottom w:val="nil"/>
              <w:right w:val="nil"/>
            </w:tcBorders>
            <w:shd w:val="clear" w:color="auto" w:fill="FFFFFF"/>
            <w:tcMar>
              <w:top w:w="60" w:type="dxa"/>
              <w:left w:w="120" w:type="dxa"/>
              <w:bottom w:w="30" w:type="dxa"/>
              <w:right w:w="120" w:type="dxa"/>
            </w:tcMar>
            <w:vAlign w:val="center"/>
          </w:tcPr>
          <w:p w14:paraId="5EABEB8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9</w:t>
            </w:r>
          </w:p>
        </w:tc>
        <w:tc>
          <w:tcPr>
            <w:tcW w:w="952" w:type="dxa"/>
            <w:tcBorders>
              <w:top w:val="nil"/>
              <w:left w:val="nil"/>
              <w:bottom w:val="nil"/>
              <w:right w:val="nil"/>
            </w:tcBorders>
            <w:shd w:val="clear" w:color="auto" w:fill="FFFFFF"/>
            <w:tcMar>
              <w:top w:w="60" w:type="dxa"/>
              <w:left w:w="120" w:type="dxa"/>
              <w:bottom w:w="30" w:type="dxa"/>
              <w:right w:w="120" w:type="dxa"/>
            </w:tcMar>
            <w:vAlign w:val="center"/>
          </w:tcPr>
          <w:p w14:paraId="0476D54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5DE0288E"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公路团雾、高铁晚点</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7B80B8C8"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福银高速</w:t>
            </w:r>
            <w:proofErr w:type="gramEnd"/>
            <w:r w:rsidRPr="0010005D">
              <w:rPr>
                <w:rFonts w:ascii="Times New Roman" w:eastAsia="宋体" w:hAnsi="Times New Roman" w:cs="宋体" w:hint="eastAsia"/>
                <w:color w:val="000000"/>
                <w:sz w:val="18"/>
                <w:szCs w:val="18"/>
              </w:rPr>
              <w:t>南昌段</w:t>
            </w:r>
          </w:p>
        </w:tc>
      </w:tr>
      <w:tr w:rsidR="00527DAD" w:rsidRPr="0010005D" w14:paraId="3F3A727E" w14:textId="77777777" w:rsidTr="00C00EE5">
        <w:trPr>
          <w:jc w:val="center"/>
        </w:trPr>
        <w:tc>
          <w:tcPr>
            <w:tcW w:w="1050" w:type="dxa"/>
            <w:tcBorders>
              <w:top w:val="nil"/>
              <w:left w:val="nil"/>
              <w:bottom w:val="nil"/>
              <w:right w:val="nil"/>
            </w:tcBorders>
            <w:shd w:val="clear" w:color="auto" w:fill="FFFFFF"/>
            <w:tcMar>
              <w:top w:w="60" w:type="dxa"/>
              <w:left w:w="120" w:type="dxa"/>
              <w:bottom w:w="30" w:type="dxa"/>
              <w:right w:w="120" w:type="dxa"/>
            </w:tcMar>
            <w:vAlign w:val="center"/>
          </w:tcPr>
          <w:p w14:paraId="22A4D81E"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lastRenderedPageBreak/>
              <w:t>安徽</w:t>
            </w:r>
          </w:p>
        </w:tc>
        <w:tc>
          <w:tcPr>
            <w:tcW w:w="853" w:type="dxa"/>
            <w:tcBorders>
              <w:top w:val="nil"/>
              <w:left w:val="nil"/>
              <w:bottom w:val="nil"/>
              <w:right w:val="nil"/>
            </w:tcBorders>
            <w:shd w:val="clear" w:color="auto" w:fill="FFFFFF"/>
            <w:tcMar>
              <w:top w:w="60" w:type="dxa"/>
              <w:left w:w="120" w:type="dxa"/>
              <w:bottom w:w="30" w:type="dxa"/>
              <w:right w:w="120" w:type="dxa"/>
            </w:tcMar>
            <w:vAlign w:val="center"/>
          </w:tcPr>
          <w:p w14:paraId="2903CC2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952" w:type="dxa"/>
            <w:tcBorders>
              <w:top w:val="nil"/>
              <w:left w:val="nil"/>
              <w:bottom w:val="nil"/>
              <w:right w:val="nil"/>
            </w:tcBorders>
            <w:shd w:val="clear" w:color="auto" w:fill="FFFFFF"/>
            <w:tcMar>
              <w:top w:w="60" w:type="dxa"/>
              <w:left w:w="120" w:type="dxa"/>
              <w:bottom w:w="30" w:type="dxa"/>
              <w:right w:w="120" w:type="dxa"/>
            </w:tcMar>
            <w:vAlign w:val="center"/>
          </w:tcPr>
          <w:p w14:paraId="11BC5C3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022ABEF1"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公路追尾、轨道交通施工</w:t>
            </w:r>
          </w:p>
        </w:tc>
        <w:tc>
          <w:tcPr>
            <w:tcW w:w="2833" w:type="dxa"/>
            <w:tcBorders>
              <w:top w:val="nil"/>
              <w:left w:val="nil"/>
              <w:bottom w:val="nil"/>
              <w:right w:val="nil"/>
            </w:tcBorders>
            <w:shd w:val="clear" w:color="auto" w:fill="FFFFFF"/>
            <w:tcMar>
              <w:top w:w="60" w:type="dxa"/>
              <w:left w:w="120" w:type="dxa"/>
              <w:bottom w:w="30" w:type="dxa"/>
              <w:right w:w="120" w:type="dxa"/>
            </w:tcMar>
            <w:vAlign w:val="center"/>
          </w:tcPr>
          <w:p w14:paraId="3CEBDAE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沪陕高速合肥段</w:t>
            </w:r>
          </w:p>
        </w:tc>
      </w:tr>
      <w:tr w:rsidR="00527DAD" w:rsidRPr="0010005D" w14:paraId="54F55642" w14:textId="77777777" w:rsidTr="00C00EE5">
        <w:trPr>
          <w:jc w:val="center"/>
        </w:trPr>
        <w:tc>
          <w:tcPr>
            <w:tcW w:w="105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04725B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山西</w:t>
            </w:r>
          </w:p>
        </w:tc>
        <w:tc>
          <w:tcPr>
            <w:tcW w:w="853"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47DA99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95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3DF6808"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33"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0CA6EFDF"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公路分心驾驶、轨道交通跳轨</w:t>
            </w:r>
          </w:p>
        </w:tc>
        <w:tc>
          <w:tcPr>
            <w:tcW w:w="2833"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B4D063D"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京昆高速临汾段</w:t>
            </w:r>
          </w:p>
        </w:tc>
      </w:tr>
    </w:tbl>
    <w:p w14:paraId="62FB04CE" w14:textId="77777777" w:rsidR="00527DAD" w:rsidRPr="0010005D" w:rsidRDefault="00527DAD" w:rsidP="00527DAD">
      <w:pPr>
        <w:spacing w:before="120" w:after="120" w:line="360" w:lineRule="auto"/>
        <w:ind w:firstLineChars="200" w:firstLine="480"/>
        <w:rPr>
          <w:rFonts w:ascii="Times New Roman" w:eastAsia="宋体" w:hAnsi="Times New Roman" w:cs="仿宋_GB2312"/>
        </w:rPr>
      </w:pPr>
      <w:r w:rsidRPr="0010005D">
        <w:rPr>
          <w:rFonts w:ascii="Times New Roman" w:eastAsia="宋体" w:hAnsi="Times New Roman" w:cs="仿宋_GB2312" w:hint="eastAsia"/>
        </w:rPr>
        <w:t>中部省区舆情焦点较为突出的是重载火车跨省运输及内陆河运诱发的舆情，且呈现较强的季节性规律，如江西、湖北</w:t>
      </w:r>
      <w:r w:rsidRPr="0010005D">
        <w:rPr>
          <w:rFonts w:ascii="Times New Roman" w:eastAsia="宋体" w:hAnsi="Times New Roman" w:cs="仿宋_GB2312" w:hint="eastAsia"/>
        </w:rPr>
        <w:t>2022-2024</w:t>
      </w:r>
      <w:r w:rsidRPr="0010005D">
        <w:rPr>
          <w:rFonts w:ascii="Times New Roman" w:eastAsia="宋体" w:hAnsi="Times New Roman" w:cs="仿宋_GB2312" w:hint="eastAsia"/>
        </w:rPr>
        <w:t>年</w:t>
      </w:r>
      <w:proofErr w:type="gramStart"/>
      <w:r w:rsidRPr="0010005D">
        <w:rPr>
          <w:rFonts w:ascii="Times New Roman" w:eastAsia="宋体" w:hAnsi="Times New Roman" w:cs="仿宋_GB2312" w:hint="eastAsia"/>
        </w:rPr>
        <w:t>12</w:t>
      </w:r>
      <w:r w:rsidRPr="0010005D">
        <w:rPr>
          <w:rFonts w:ascii="Times New Roman" w:eastAsia="宋体" w:hAnsi="Times New Roman" w:cs="仿宋_GB2312" w:hint="eastAsia"/>
        </w:rPr>
        <w:t>起团雾事故</w:t>
      </w:r>
      <w:proofErr w:type="gramEnd"/>
      <w:r w:rsidRPr="0010005D">
        <w:rPr>
          <w:rFonts w:ascii="Times New Roman" w:eastAsia="宋体" w:hAnsi="Times New Roman" w:cs="仿宋_GB2312" w:hint="eastAsia"/>
        </w:rPr>
        <w:t>中</w:t>
      </w:r>
      <w:r w:rsidRPr="0010005D">
        <w:rPr>
          <w:rFonts w:ascii="Times New Roman" w:eastAsia="宋体" w:hAnsi="Times New Roman" w:cs="仿宋_GB2312" w:hint="eastAsia"/>
        </w:rPr>
        <w:t>7</w:t>
      </w:r>
      <w:r w:rsidRPr="0010005D">
        <w:rPr>
          <w:rFonts w:ascii="Times New Roman" w:eastAsia="宋体" w:hAnsi="Times New Roman" w:cs="仿宋_GB2312" w:hint="eastAsia"/>
        </w:rPr>
        <w:t>起死亡≥</w:t>
      </w:r>
      <w:r w:rsidRPr="0010005D">
        <w:rPr>
          <w:rFonts w:ascii="Times New Roman" w:eastAsia="宋体" w:hAnsi="Times New Roman" w:cs="仿宋_GB2312" w:hint="eastAsia"/>
        </w:rPr>
        <w:t>3</w:t>
      </w:r>
      <w:r w:rsidRPr="0010005D">
        <w:rPr>
          <w:rFonts w:ascii="Times New Roman" w:eastAsia="宋体" w:hAnsi="Times New Roman" w:cs="仿宋_GB2312" w:hint="eastAsia"/>
        </w:rPr>
        <w:t>人，占全国同类</w:t>
      </w:r>
      <w:r w:rsidRPr="0010005D">
        <w:rPr>
          <w:rFonts w:ascii="Times New Roman" w:eastAsia="宋体" w:hAnsi="Times New Roman" w:cs="仿宋_GB2312" w:hint="eastAsia"/>
        </w:rPr>
        <w:t>70%</w:t>
      </w:r>
      <w:r w:rsidRPr="0010005D">
        <w:rPr>
          <w:rFonts w:ascii="Times New Roman" w:eastAsia="宋体" w:hAnsi="Times New Roman" w:cs="仿宋_GB2312" w:hint="eastAsia"/>
        </w:rPr>
        <w:t>；</w:t>
      </w:r>
      <w:r w:rsidRPr="0010005D">
        <w:rPr>
          <w:rFonts w:ascii="Times New Roman" w:eastAsia="宋体" w:hAnsi="Times New Roman" w:cs="仿宋_GB2312" w:hint="eastAsia"/>
        </w:rPr>
        <w:t>2023</w:t>
      </w:r>
      <w:r w:rsidRPr="0010005D">
        <w:rPr>
          <w:rFonts w:ascii="Times New Roman" w:eastAsia="宋体" w:hAnsi="Times New Roman" w:cs="仿宋_GB2312" w:hint="eastAsia"/>
        </w:rPr>
        <w:t>年</w:t>
      </w:r>
      <w:r w:rsidRPr="0010005D">
        <w:rPr>
          <w:rFonts w:ascii="Times New Roman" w:eastAsia="宋体" w:hAnsi="Times New Roman" w:cs="仿宋_GB2312" w:hint="eastAsia"/>
        </w:rPr>
        <w:t>10</w:t>
      </w:r>
      <w:r w:rsidRPr="0010005D">
        <w:rPr>
          <w:rFonts w:ascii="Times New Roman" w:eastAsia="宋体" w:hAnsi="Times New Roman" w:cs="仿宋_GB2312" w:hint="eastAsia"/>
        </w:rPr>
        <w:t>月武汉因汉江秋汛同时停航轮渡、缩短高铁班次，首次出现“水铁联动停运”舆情。</w:t>
      </w:r>
    </w:p>
    <w:p w14:paraId="52F44314" w14:textId="77777777" w:rsidR="00527DAD" w:rsidRPr="0010005D" w:rsidRDefault="00527DAD" w:rsidP="00527DAD">
      <w:pPr>
        <w:spacing w:before="120" w:after="120" w:line="360" w:lineRule="auto"/>
        <w:ind w:firstLineChars="200" w:firstLine="482"/>
        <w:rPr>
          <w:rFonts w:ascii="Times New Roman" w:eastAsia="宋体" w:hAnsi="Times New Roman" w:cs="仿宋_GB2312"/>
        </w:rPr>
      </w:pPr>
      <w:r w:rsidRPr="0010005D">
        <w:rPr>
          <w:rFonts w:ascii="Times New Roman" w:eastAsia="宋体" w:hAnsi="Times New Roman" w:cs="仿宋_GB2312" w:hint="eastAsia"/>
          <w:b/>
          <w:bCs/>
        </w:rPr>
        <w:t>3.</w:t>
      </w:r>
      <w:r w:rsidRPr="0010005D">
        <w:rPr>
          <w:rFonts w:ascii="Times New Roman" w:eastAsia="宋体" w:hAnsi="Times New Roman" w:cs="仿宋_GB2312" w:hint="eastAsia"/>
          <w:b/>
          <w:bCs/>
        </w:rPr>
        <w:t>东北</w:t>
      </w:r>
      <w:r w:rsidRPr="0010005D">
        <w:rPr>
          <w:rFonts w:ascii="Times New Roman" w:eastAsia="宋体" w:hAnsi="Times New Roman" w:cs="仿宋_GB2312" w:hint="eastAsia"/>
          <w:b/>
          <w:bCs/>
        </w:rPr>
        <w:t>-</w:t>
      </w:r>
      <w:r w:rsidRPr="0010005D">
        <w:rPr>
          <w:rFonts w:ascii="Times New Roman" w:eastAsia="宋体" w:hAnsi="Times New Roman" w:cs="仿宋_GB2312" w:hint="eastAsia"/>
          <w:b/>
          <w:bCs/>
        </w:rPr>
        <w:t>渤海湾地区</w:t>
      </w:r>
    </w:p>
    <w:p w14:paraId="7FBE33D9"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辽吉黑</w:t>
      </w:r>
      <w:r w:rsidRPr="0010005D">
        <w:rPr>
          <w:rFonts w:ascii="Times New Roman" w:eastAsia="宋体" w:hAnsi="Times New Roman" w:cs="仿宋_GB2312" w:hint="eastAsia"/>
        </w:rPr>
        <w:t>+</w:t>
      </w:r>
      <w:r w:rsidRPr="0010005D">
        <w:rPr>
          <w:rFonts w:ascii="Times New Roman" w:eastAsia="宋体" w:hAnsi="Times New Roman" w:cs="仿宋_GB2312" w:hint="eastAsia"/>
        </w:rPr>
        <w:t>内蒙古东四盟市交通舆情共</w:t>
      </w:r>
      <w:r w:rsidRPr="0010005D">
        <w:rPr>
          <w:rFonts w:ascii="Times New Roman" w:eastAsia="宋体" w:hAnsi="Times New Roman" w:cs="仿宋_GB2312" w:hint="eastAsia"/>
        </w:rPr>
        <w:t>28</w:t>
      </w:r>
      <w:r w:rsidRPr="0010005D">
        <w:rPr>
          <w:rFonts w:ascii="Times New Roman" w:eastAsia="宋体" w:hAnsi="Times New Roman" w:cs="仿宋_GB2312" w:hint="eastAsia"/>
        </w:rPr>
        <w:t>起，其中水路</w:t>
      </w:r>
      <w:r w:rsidRPr="0010005D">
        <w:rPr>
          <w:rFonts w:ascii="Times New Roman" w:eastAsia="宋体" w:hAnsi="Times New Roman" w:cs="仿宋_GB2312" w:hint="eastAsia"/>
        </w:rPr>
        <w:t>8</w:t>
      </w:r>
      <w:r w:rsidRPr="0010005D">
        <w:rPr>
          <w:rFonts w:ascii="Times New Roman" w:eastAsia="宋体" w:hAnsi="Times New Roman" w:cs="仿宋_GB2312" w:hint="eastAsia"/>
        </w:rPr>
        <w:t>起（全国共</w:t>
      </w:r>
      <w:r w:rsidRPr="0010005D">
        <w:rPr>
          <w:rFonts w:ascii="Times New Roman" w:eastAsia="宋体" w:hAnsi="Times New Roman" w:cs="仿宋_GB2312" w:hint="eastAsia"/>
        </w:rPr>
        <w:t>25</w:t>
      </w:r>
      <w:r w:rsidRPr="0010005D">
        <w:rPr>
          <w:rFonts w:ascii="Times New Roman" w:eastAsia="宋体" w:hAnsi="Times New Roman" w:cs="仿宋_GB2312" w:hint="eastAsia"/>
        </w:rPr>
        <w:t>起），占比</w:t>
      </w:r>
      <w:r w:rsidRPr="0010005D">
        <w:rPr>
          <w:rFonts w:ascii="Times New Roman" w:eastAsia="宋体" w:hAnsi="Times New Roman" w:cs="仿宋_GB2312" w:hint="eastAsia"/>
        </w:rPr>
        <w:t>32%</w:t>
      </w:r>
      <w:r w:rsidRPr="0010005D">
        <w:rPr>
          <w:rFonts w:ascii="Times New Roman" w:eastAsia="宋体" w:hAnsi="Times New Roman" w:cs="仿宋_GB2312" w:hint="eastAsia"/>
        </w:rPr>
        <w:t>，死亡≥</w:t>
      </w:r>
      <w:r w:rsidRPr="0010005D">
        <w:rPr>
          <w:rFonts w:ascii="Times New Roman" w:eastAsia="宋体" w:hAnsi="Times New Roman" w:cs="仿宋_GB2312" w:hint="eastAsia"/>
        </w:rPr>
        <w:t>3</w:t>
      </w:r>
      <w:r w:rsidRPr="0010005D">
        <w:rPr>
          <w:rFonts w:ascii="Times New Roman" w:eastAsia="宋体" w:hAnsi="Times New Roman" w:cs="仿宋_GB2312" w:hint="eastAsia"/>
        </w:rPr>
        <w:t>起</w:t>
      </w:r>
      <w:r w:rsidRPr="0010005D">
        <w:rPr>
          <w:rFonts w:ascii="Times New Roman" w:eastAsia="宋体" w:hAnsi="Times New Roman" w:cs="仿宋_GB2312" w:hint="eastAsia"/>
        </w:rPr>
        <w:t>4</w:t>
      </w:r>
      <w:r w:rsidRPr="0010005D">
        <w:rPr>
          <w:rFonts w:ascii="Times New Roman" w:eastAsia="宋体" w:hAnsi="Times New Roman" w:cs="仿宋_GB2312" w:hint="eastAsia"/>
        </w:rPr>
        <w:t>起，占全国水路同类</w:t>
      </w:r>
      <w:r w:rsidRPr="0010005D">
        <w:rPr>
          <w:rFonts w:ascii="Times New Roman" w:eastAsia="宋体" w:hAnsi="Times New Roman" w:cs="仿宋_GB2312" w:hint="eastAsia"/>
        </w:rPr>
        <w:t>57%</w:t>
      </w:r>
      <w:r w:rsidRPr="0010005D">
        <w:rPr>
          <w:rFonts w:ascii="Times New Roman" w:eastAsia="宋体" w:hAnsi="Times New Roman" w:cs="仿宋_GB2312" w:hint="eastAsia"/>
        </w:rPr>
        <w:t>。</w:t>
      </w:r>
    </w:p>
    <w:p w14:paraId="3ED80704" w14:textId="77777777" w:rsidR="00527DAD" w:rsidRPr="0010005D" w:rsidRDefault="00527DAD" w:rsidP="00527DAD">
      <w:pPr>
        <w:spacing w:before="120" w:after="120" w:line="360" w:lineRule="auto"/>
        <w:ind w:firstLineChars="200" w:firstLine="482"/>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b/>
          <w:bCs/>
        </w:rPr>
        <w:t>8:</w:t>
      </w:r>
      <w:r w:rsidRPr="0010005D">
        <w:rPr>
          <w:rFonts w:ascii="Times New Roman" w:eastAsia="宋体" w:hAnsi="Times New Roman" w:cs="仿宋_GB2312"/>
          <w:b/>
          <w:bCs/>
        </w:rPr>
        <w:t>东北地区主要省份舆情分布特征</w:t>
      </w:r>
      <w:r w:rsidRPr="0010005D">
        <w:rPr>
          <w:rFonts w:ascii="Times New Roman" w:eastAsia="宋体" w:hAnsi="Times New Roman" w:cs="仿宋_GB2312"/>
          <w:b/>
          <w:bCs/>
        </w:rPr>
        <w:t>(2022-2025)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205"/>
        <w:gridCol w:w="980"/>
        <w:gridCol w:w="1092"/>
        <w:gridCol w:w="2340"/>
        <w:gridCol w:w="2904"/>
      </w:tblGrid>
      <w:tr w:rsidR="00527DAD" w:rsidRPr="0010005D" w14:paraId="539457FA" w14:textId="77777777" w:rsidTr="00C00EE5">
        <w:trPr>
          <w:tblHeader/>
          <w:jc w:val="center"/>
        </w:trPr>
        <w:tc>
          <w:tcPr>
            <w:tcW w:w="1205"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0091EF9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东北省份</w:t>
            </w:r>
          </w:p>
        </w:tc>
        <w:tc>
          <w:tcPr>
            <w:tcW w:w="98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9A1EE4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事故量</w:t>
            </w:r>
          </w:p>
        </w:tc>
        <w:tc>
          <w:tcPr>
            <w:tcW w:w="109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543E823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p>
        </w:tc>
        <w:tc>
          <w:tcPr>
            <w:tcW w:w="234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7D156EE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主导类型</w:t>
            </w:r>
          </w:p>
        </w:tc>
        <w:tc>
          <w:tcPr>
            <w:tcW w:w="2904"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3A4DBE8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高频场景</w:t>
            </w:r>
          </w:p>
        </w:tc>
      </w:tr>
      <w:tr w:rsidR="00527DAD" w:rsidRPr="0010005D" w14:paraId="1CC7262F" w14:textId="77777777" w:rsidTr="00C00EE5">
        <w:trPr>
          <w:jc w:val="center"/>
        </w:trPr>
        <w:tc>
          <w:tcPr>
            <w:tcW w:w="1205"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CFFFE7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辽宁</w:t>
            </w:r>
          </w:p>
        </w:tc>
        <w:tc>
          <w:tcPr>
            <w:tcW w:w="98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3D2039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11</w:t>
            </w:r>
          </w:p>
        </w:tc>
        <w:tc>
          <w:tcPr>
            <w:tcW w:w="109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AE12C33"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34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B6960A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水路碰撞、</w:t>
            </w:r>
            <w:proofErr w:type="gramStart"/>
            <w:r w:rsidRPr="0010005D">
              <w:rPr>
                <w:rFonts w:ascii="Times New Roman" w:eastAsia="宋体" w:hAnsi="Times New Roman" w:cs="宋体" w:hint="eastAsia"/>
                <w:color w:val="000000"/>
                <w:sz w:val="18"/>
                <w:szCs w:val="18"/>
              </w:rPr>
              <w:t>公路团雾</w:t>
            </w:r>
            <w:proofErr w:type="gramEnd"/>
          </w:p>
        </w:tc>
        <w:tc>
          <w:tcPr>
            <w:tcW w:w="2904"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34AE462E"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大连</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烟台航线、沈海高速</w:t>
            </w:r>
          </w:p>
        </w:tc>
      </w:tr>
      <w:tr w:rsidR="00527DAD" w:rsidRPr="0010005D" w14:paraId="72D624E2" w14:textId="77777777" w:rsidTr="00C00EE5">
        <w:trPr>
          <w:jc w:val="center"/>
        </w:trPr>
        <w:tc>
          <w:tcPr>
            <w:tcW w:w="1205" w:type="dxa"/>
            <w:tcBorders>
              <w:top w:val="nil"/>
              <w:left w:val="nil"/>
              <w:bottom w:val="nil"/>
              <w:right w:val="nil"/>
            </w:tcBorders>
            <w:shd w:val="clear" w:color="auto" w:fill="FFFFFF"/>
            <w:tcMar>
              <w:top w:w="60" w:type="dxa"/>
              <w:left w:w="120" w:type="dxa"/>
              <w:bottom w:w="30" w:type="dxa"/>
              <w:right w:w="120" w:type="dxa"/>
            </w:tcMar>
            <w:vAlign w:val="center"/>
          </w:tcPr>
          <w:p w14:paraId="1F1099E4"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吉林</w:t>
            </w:r>
          </w:p>
        </w:tc>
        <w:tc>
          <w:tcPr>
            <w:tcW w:w="980" w:type="dxa"/>
            <w:tcBorders>
              <w:top w:val="nil"/>
              <w:left w:val="nil"/>
              <w:bottom w:val="nil"/>
              <w:right w:val="nil"/>
            </w:tcBorders>
            <w:shd w:val="clear" w:color="auto" w:fill="FFFFFF"/>
            <w:tcMar>
              <w:top w:w="60" w:type="dxa"/>
              <w:left w:w="120" w:type="dxa"/>
              <w:bottom w:w="30" w:type="dxa"/>
              <w:right w:w="120" w:type="dxa"/>
            </w:tcMar>
            <w:vAlign w:val="center"/>
          </w:tcPr>
          <w:p w14:paraId="5AEC77E0"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092" w:type="dxa"/>
            <w:tcBorders>
              <w:top w:val="nil"/>
              <w:left w:val="nil"/>
              <w:bottom w:val="nil"/>
              <w:right w:val="nil"/>
            </w:tcBorders>
            <w:shd w:val="clear" w:color="auto" w:fill="FFFFFF"/>
            <w:tcMar>
              <w:top w:w="60" w:type="dxa"/>
              <w:left w:w="120" w:type="dxa"/>
              <w:bottom w:w="30" w:type="dxa"/>
              <w:right w:w="120" w:type="dxa"/>
            </w:tcMar>
            <w:vAlign w:val="center"/>
          </w:tcPr>
          <w:p w14:paraId="3CBFA11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340" w:type="dxa"/>
            <w:tcBorders>
              <w:top w:val="nil"/>
              <w:left w:val="nil"/>
              <w:bottom w:val="nil"/>
              <w:right w:val="nil"/>
            </w:tcBorders>
            <w:shd w:val="clear" w:color="auto" w:fill="FFFFFF"/>
            <w:tcMar>
              <w:top w:w="60" w:type="dxa"/>
              <w:left w:w="120" w:type="dxa"/>
              <w:bottom w:w="30" w:type="dxa"/>
              <w:right w:w="120" w:type="dxa"/>
            </w:tcMar>
            <w:vAlign w:val="center"/>
          </w:tcPr>
          <w:p w14:paraId="1E94E673"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公路超速</w:t>
            </w:r>
          </w:p>
        </w:tc>
        <w:tc>
          <w:tcPr>
            <w:tcW w:w="2904" w:type="dxa"/>
            <w:tcBorders>
              <w:top w:val="nil"/>
              <w:left w:val="nil"/>
              <w:bottom w:val="nil"/>
              <w:right w:val="nil"/>
            </w:tcBorders>
            <w:shd w:val="clear" w:color="auto" w:fill="FFFFFF"/>
            <w:tcMar>
              <w:top w:w="60" w:type="dxa"/>
              <w:left w:w="120" w:type="dxa"/>
              <w:bottom w:w="30" w:type="dxa"/>
              <w:right w:w="120" w:type="dxa"/>
            </w:tcMar>
            <w:vAlign w:val="center"/>
          </w:tcPr>
          <w:p w14:paraId="5159887E"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京哈高速长春段</w:t>
            </w:r>
          </w:p>
        </w:tc>
      </w:tr>
      <w:tr w:rsidR="00527DAD" w:rsidRPr="0010005D" w14:paraId="2F3EAC93" w14:textId="77777777" w:rsidTr="00C00EE5">
        <w:trPr>
          <w:jc w:val="center"/>
        </w:trPr>
        <w:tc>
          <w:tcPr>
            <w:tcW w:w="1205" w:type="dxa"/>
            <w:tcBorders>
              <w:top w:val="nil"/>
              <w:left w:val="nil"/>
              <w:bottom w:val="nil"/>
              <w:right w:val="nil"/>
            </w:tcBorders>
            <w:shd w:val="clear" w:color="auto" w:fill="FFFFFF"/>
            <w:tcMar>
              <w:top w:w="60" w:type="dxa"/>
              <w:left w:w="120" w:type="dxa"/>
              <w:bottom w:w="30" w:type="dxa"/>
              <w:right w:w="120" w:type="dxa"/>
            </w:tcMar>
            <w:vAlign w:val="center"/>
          </w:tcPr>
          <w:p w14:paraId="1C51ED83"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黑龙江</w:t>
            </w:r>
          </w:p>
        </w:tc>
        <w:tc>
          <w:tcPr>
            <w:tcW w:w="980" w:type="dxa"/>
            <w:tcBorders>
              <w:top w:val="nil"/>
              <w:left w:val="nil"/>
              <w:bottom w:val="nil"/>
              <w:right w:val="nil"/>
            </w:tcBorders>
            <w:shd w:val="clear" w:color="auto" w:fill="FFFFFF"/>
            <w:tcMar>
              <w:top w:w="60" w:type="dxa"/>
              <w:left w:w="120" w:type="dxa"/>
              <w:bottom w:w="30" w:type="dxa"/>
              <w:right w:w="120" w:type="dxa"/>
            </w:tcMar>
            <w:vAlign w:val="center"/>
          </w:tcPr>
          <w:p w14:paraId="0E11745D"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092" w:type="dxa"/>
            <w:tcBorders>
              <w:top w:val="nil"/>
              <w:left w:val="nil"/>
              <w:bottom w:val="nil"/>
              <w:right w:val="nil"/>
            </w:tcBorders>
            <w:shd w:val="clear" w:color="auto" w:fill="FFFFFF"/>
            <w:tcMar>
              <w:top w:w="60" w:type="dxa"/>
              <w:left w:w="120" w:type="dxa"/>
              <w:bottom w:w="30" w:type="dxa"/>
              <w:right w:w="120" w:type="dxa"/>
            </w:tcMar>
            <w:vAlign w:val="center"/>
          </w:tcPr>
          <w:p w14:paraId="4EA9C8F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340" w:type="dxa"/>
            <w:tcBorders>
              <w:top w:val="nil"/>
              <w:left w:val="nil"/>
              <w:bottom w:val="nil"/>
              <w:right w:val="nil"/>
            </w:tcBorders>
            <w:shd w:val="clear" w:color="auto" w:fill="FFFFFF"/>
            <w:tcMar>
              <w:top w:w="60" w:type="dxa"/>
              <w:left w:w="120" w:type="dxa"/>
              <w:bottom w:w="30" w:type="dxa"/>
              <w:right w:w="120" w:type="dxa"/>
            </w:tcMar>
            <w:vAlign w:val="center"/>
          </w:tcPr>
          <w:p w14:paraId="62904409"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轨道交通晚点</w:t>
            </w:r>
          </w:p>
        </w:tc>
        <w:tc>
          <w:tcPr>
            <w:tcW w:w="2904" w:type="dxa"/>
            <w:tcBorders>
              <w:top w:val="nil"/>
              <w:left w:val="nil"/>
              <w:bottom w:val="nil"/>
              <w:right w:val="nil"/>
            </w:tcBorders>
            <w:shd w:val="clear" w:color="auto" w:fill="FFFFFF"/>
            <w:tcMar>
              <w:top w:w="60" w:type="dxa"/>
              <w:left w:w="120" w:type="dxa"/>
              <w:bottom w:w="30" w:type="dxa"/>
              <w:right w:w="120" w:type="dxa"/>
            </w:tcMar>
            <w:vAlign w:val="center"/>
          </w:tcPr>
          <w:p w14:paraId="538EFAF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哈大高铁</w:t>
            </w:r>
          </w:p>
        </w:tc>
      </w:tr>
      <w:tr w:rsidR="00527DAD" w:rsidRPr="0010005D" w14:paraId="0B34C754" w14:textId="77777777" w:rsidTr="00C00EE5">
        <w:trPr>
          <w:jc w:val="center"/>
        </w:trPr>
        <w:tc>
          <w:tcPr>
            <w:tcW w:w="1205"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126F4AE3"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内蒙古</w:t>
            </w:r>
          </w:p>
        </w:tc>
        <w:tc>
          <w:tcPr>
            <w:tcW w:w="98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298A4E1"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09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4FA315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34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D43BC22"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铁路施工、草原公路</w:t>
            </w:r>
          </w:p>
        </w:tc>
        <w:tc>
          <w:tcPr>
            <w:tcW w:w="2904"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A9542E9"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集通铁路、</w:t>
            </w:r>
            <w:proofErr w:type="gramStart"/>
            <w:r w:rsidRPr="0010005D">
              <w:rPr>
                <w:rFonts w:ascii="Times New Roman" w:eastAsia="宋体" w:hAnsi="Times New Roman" w:cs="宋体" w:hint="eastAsia"/>
                <w:color w:val="000000"/>
                <w:sz w:val="18"/>
                <w:szCs w:val="18"/>
              </w:rPr>
              <w:t>京新高速</w:t>
            </w:r>
            <w:proofErr w:type="gramEnd"/>
          </w:p>
        </w:tc>
      </w:tr>
    </w:tbl>
    <w:p w14:paraId="02CF9D76" w14:textId="77777777" w:rsidR="00527DAD" w:rsidRPr="0010005D" w:rsidRDefault="00527DAD" w:rsidP="00527DAD">
      <w:pPr>
        <w:spacing w:before="120" w:after="120" w:line="360" w:lineRule="auto"/>
        <w:ind w:firstLineChars="200" w:firstLine="480"/>
        <w:rPr>
          <w:rFonts w:ascii="Times New Roman" w:eastAsia="宋体" w:hAnsi="Times New Roman" w:cs="仿宋_GB2312"/>
        </w:rPr>
      </w:pPr>
      <w:r w:rsidRPr="0010005D">
        <w:rPr>
          <w:rFonts w:ascii="Times New Roman" w:eastAsia="宋体" w:hAnsi="Times New Roman" w:cs="仿宋_GB2312" w:hint="eastAsia"/>
        </w:rPr>
        <w:t>同时，本区域内交通舆情同样呈现较强的季节性因素，如</w:t>
      </w:r>
      <w:proofErr w:type="gramStart"/>
      <w:r w:rsidRPr="0010005D">
        <w:rPr>
          <w:rFonts w:ascii="Times New Roman" w:eastAsia="宋体" w:hAnsi="Times New Roman" w:cs="仿宋_GB2312" w:hint="eastAsia"/>
        </w:rPr>
        <w:t>对流团雾</w:t>
      </w:r>
      <w:proofErr w:type="gramEnd"/>
      <w:r w:rsidRPr="0010005D">
        <w:rPr>
          <w:rFonts w:ascii="Times New Roman" w:eastAsia="宋体" w:hAnsi="Times New Roman" w:cs="仿宋_GB2312" w:hint="eastAsia"/>
        </w:rPr>
        <w:t>诱发</w:t>
      </w:r>
    </w:p>
    <w:p w14:paraId="71D87754" w14:textId="77777777" w:rsidR="00527DAD" w:rsidRPr="0010005D" w:rsidRDefault="00527DAD" w:rsidP="00527DAD">
      <w:pPr>
        <w:spacing w:before="120" w:after="120" w:line="360" w:lineRule="auto"/>
        <w:rPr>
          <w:rFonts w:ascii="Times New Roman" w:eastAsia="宋体" w:hAnsi="Times New Roman" w:cs="仿宋_GB2312"/>
        </w:rPr>
      </w:pPr>
      <w:r w:rsidRPr="0010005D">
        <w:rPr>
          <w:rFonts w:ascii="Times New Roman" w:eastAsia="宋体" w:hAnsi="Times New Roman" w:cs="仿宋_GB2312" w:hint="eastAsia"/>
        </w:rPr>
        <w:t>辽宁</w:t>
      </w:r>
      <w:r w:rsidRPr="0010005D">
        <w:rPr>
          <w:rFonts w:ascii="Times New Roman" w:eastAsia="宋体" w:hAnsi="Times New Roman" w:cs="仿宋_GB2312" w:hint="eastAsia"/>
        </w:rPr>
        <w:t>2022-2024</w:t>
      </w:r>
      <w:r w:rsidRPr="0010005D">
        <w:rPr>
          <w:rFonts w:ascii="Times New Roman" w:eastAsia="宋体" w:hAnsi="Times New Roman" w:cs="仿宋_GB2312" w:hint="eastAsia"/>
        </w:rPr>
        <w:t>年</w:t>
      </w:r>
      <w:r w:rsidRPr="0010005D">
        <w:rPr>
          <w:rFonts w:ascii="Times New Roman" w:eastAsia="宋体" w:hAnsi="Times New Roman" w:cs="仿宋_GB2312" w:hint="eastAsia"/>
        </w:rPr>
        <w:t>10</w:t>
      </w:r>
      <w:r w:rsidRPr="0010005D">
        <w:rPr>
          <w:rFonts w:ascii="Times New Roman" w:eastAsia="宋体" w:hAnsi="Times New Roman" w:cs="仿宋_GB2312" w:hint="eastAsia"/>
        </w:rPr>
        <w:t>月</w:t>
      </w:r>
      <w:r w:rsidRPr="0010005D">
        <w:rPr>
          <w:rFonts w:ascii="Times New Roman" w:eastAsia="宋体" w:hAnsi="Times New Roman" w:cs="仿宋_GB2312" w:hint="eastAsia"/>
        </w:rPr>
        <w:t>-12</w:t>
      </w:r>
      <w:r w:rsidRPr="0010005D">
        <w:rPr>
          <w:rFonts w:ascii="Times New Roman" w:eastAsia="宋体" w:hAnsi="Times New Roman" w:cs="仿宋_GB2312" w:hint="eastAsia"/>
        </w:rPr>
        <w:t>月共</w:t>
      </w:r>
      <w:r w:rsidRPr="0010005D">
        <w:rPr>
          <w:rFonts w:ascii="Times New Roman" w:eastAsia="宋体" w:hAnsi="Times New Roman" w:cs="仿宋_GB2312" w:hint="eastAsia"/>
        </w:rPr>
        <w:t>5</w:t>
      </w:r>
      <w:r w:rsidRPr="0010005D">
        <w:rPr>
          <w:rFonts w:ascii="Times New Roman" w:eastAsia="宋体" w:hAnsi="Times New Roman" w:cs="仿宋_GB2312" w:hint="eastAsia"/>
        </w:rPr>
        <w:t>起高速多车连撞，均发生在</w:t>
      </w:r>
      <w:r w:rsidRPr="0010005D">
        <w:rPr>
          <w:rFonts w:ascii="Times New Roman" w:eastAsia="宋体" w:hAnsi="Times New Roman" w:cs="仿宋_GB2312" w:hint="eastAsia"/>
        </w:rPr>
        <w:t>06:00-08:00</w:t>
      </w:r>
      <w:r w:rsidRPr="0010005D">
        <w:rPr>
          <w:rFonts w:ascii="Times New Roman" w:eastAsia="宋体" w:hAnsi="Times New Roman" w:cs="仿宋_GB2312" w:hint="eastAsia"/>
        </w:rPr>
        <w:t>时段；同时，在交通基建施工阶段的风险诱发舆情也较为明显。</w:t>
      </w:r>
    </w:p>
    <w:p w14:paraId="1866CBF4" w14:textId="77777777" w:rsidR="00527DAD" w:rsidRPr="0010005D" w:rsidRDefault="00527DAD" w:rsidP="00527DAD">
      <w:pPr>
        <w:spacing w:before="120" w:after="120" w:line="360" w:lineRule="auto"/>
        <w:rPr>
          <w:rFonts w:ascii="Times New Roman" w:eastAsia="宋体" w:hAnsi="Times New Roman" w:cs="仿宋_GB2312"/>
          <w:b/>
          <w:bCs/>
        </w:rPr>
      </w:pPr>
      <w:r w:rsidRPr="0010005D">
        <w:rPr>
          <w:rFonts w:ascii="Times New Roman" w:eastAsia="宋体" w:hAnsi="Times New Roman" w:cs="仿宋_GB2312" w:hint="eastAsia"/>
          <w:b/>
          <w:bCs/>
        </w:rPr>
        <w:t>4.</w:t>
      </w:r>
      <w:r w:rsidRPr="0010005D">
        <w:rPr>
          <w:rFonts w:ascii="Times New Roman" w:eastAsia="宋体" w:hAnsi="Times New Roman" w:cs="仿宋_GB2312" w:hint="eastAsia"/>
          <w:b/>
          <w:bCs/>
        </w:rPr>
        <w:t>西南</w:t>
      </w:r>
      <w:r w:rsidRPr="0010005D">
        <w:rPr>
          <w:rFonts w:ascii="Times New Roman" w:eastAsia="宋体" w:hAnsi="Times New Roman" w:cs="仿宋_GB2312" w:hint="eastAsia"/>
          <w:b/>
          <w:bCs/>
        </w:rPr>
        <w:t>-</w:t>
      </w:r>
      <w:r w:rsidRPr="0010005D">
        <w:rPr>
          <w:rFonts w:ascii="Times New Roman" w:eastAsia="宋体" w:hAnsi="Times New Roman" w:cs="仿宋_GB2312" w:hint="eastAsia"/>
          <w:b/>
          <w:bCs/>
        </w:rPr>
        <w:t>华南地区</w:t>
      </w:r>
    </w:p>
    <w:p w14:paraId="3AAB128D"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川渝黔滇</w:t>
      </w:r>
      <w:proofErr w:type="gramStart"/>
      <w:r w:rsidRPr="0010005D">
        <w:rPr>
          <w:rFonts w:ascii="Times New Roman" w:eastAsia="宋体" w:hAnsi="Times New Roman" w:cs="仿宋_GB2312" w:hint="eastAsia"/>
        </w:rPr>
        <w:t>桂琼六省</w:t>
      </w:r>
      <w:proofErr w:type="gramEnd"/>
      <w:r w:rsidRPr="0010005D">
        <w:rPr>
          <w:rFonts w:ascii="Times New Roman" w:eastAsia="宋体" w:hAnsi="Times New Roman" w:cs="仿宋_GB2312" w:hint="eastAsia"/>
        </w:rPr>
        <w:t>（市</w:t>
      </w:r>
      <w:r w:rsidRPr="0010005D">
        <w:rPr>
          <w:rFonts w:ascii="Times New Roman" w:eastAsia="宋体" w:hAnsi="Times New Roman" w:cs="仿宋_GB2312" w:hint="eastAsia"/>
        </w:rPr>
        <w:t>/</w:t>
      </w:r>
      <w:r w:rsidRPr="0010005D">
        <w:rPr>
          <w:rFonts w:ascii="Times New Roman" w:eastAsia="宋体" w:hAnsi="Times New Roman" w:cs="仿宋_GB2312" w:hint="eastAsia"/>
        </w:rPr>
        <w:t>区）共</w:t>
      </w:r>
      <w:r w:rsidRPr="0010005D">
        <w:rPr>
          <w:rFonts w:ascii="Times New Roman" w:eastAsia="宋体" w:hAnsi="Times New Roman" w:cs="仿宋_GB2312" w:hint="eastAsia"/>
        </w:rPr>
        <w:t>48</w:t>
      </w:r>
      <w:r w:rsidRPr="0010005D">
        <w:rPr>
          <w:rFonts w:ascii="Times New Roman" w:eastAsia="宋体" w:hAnsi="Times New Roman" w:cs="仿宋_GB2312" w:hint="eastAsia"/>
        </w:rPr>
        <w:t>起，死亡≥</w:t>
      </w:r>
      <w:r w:rsidRPr="0010005D">
        <w:rPr>
          <w:rFonts w:ascii="Times New Roman" w:eastAsia="宋体" w:hAnsi="Times New Roman" w:cs="仿宋_GB2312" w:hint="eastAsia"/>
        </w:rPr>
        <w:t>3</w:t>
      </w:r>
      <w:r w:rsidRPr="0010005D">
        <w:rPr>
          <w:rFonts w:ascii="Times New Roman" w:eastAsia="宋体" w:hAnsi="Times New Roman" w:cs="仿宋_GB2312" w:hint="eastAsia"/>
        </w:rPr>
        <w:t>起</w:t>
      </w:r>
      <w:r w:rsidRPr="0010005D">
        <w:rPr>
          <w:rFonts w:ascii="Times New Roman" w:eastAsia="宋体" w:hAnsi="Times New Roman" w:cs="仿宋_GB2312" w:hint="eastAsia"/>
        </w:rPr>
        <w:t>10</w:t>
      </w:r>
      <w:r w:rsidRPr="0010005D">
        <w:rPr>
          <w:rFonts w:ascii="Times New Roman" w:eastAsia="宋体" w:hAnsi="Times New Roman" w:cs="仿宋_GB2312" w:hint="eastAsia"/>
        </w:rPr>
        <w:t>起。山区高速桥隧比高、港口群面向东盟，呈现“山路坠车</w:t>
      </w:r>
      <w:r w:rsidRPr="0010005D">
        <w:rPr>
          <w:rFonts w:ascii="Times New Roman" w:eastAsia="宋体" w:hAnsi="Times New Roman" w:cs="仿宋_GB2312" w:hint="eastAsia"/>
        </w:rPr>
        <w:t>+</w:t>
      </w:r>
      <w:r w:rsidRPr="0010005D">
        <w:rPr>
          <w:rFonts w:ascii="Times New Roman" w:eastAsia="宋体" w:hAnsi="Times New Roman" w:cs="仿宋_GB2312" w:hint="eastAsia"/>
        </w:rPr>
        <w:t>边贸船舶”双风险。</w:t>
      </w:r>
    </w:p>
    <w:p w14:paraId="4FF38CEE" w14:textId="77777777" w:rsidR="00527DAD" w:rsidRPr="0010005D" w:rsidRDefault="00527DAD" w:rsidP="00527DAD">
      <w:pPr>
        <w:spacing w:before="120" w:after="120" w:line="360" w:lineRule="auto"/>
        <w:ind w:firstLineChars="200" w:firstLine="482"/>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b/>
          <w:bCs/>
        </w:rPr>
        <w:t>9:</w:t>
      </w:r>
      <w:r w:rsidRPr="0010005D">
        <w:rPr>
          <w:rFonts w:ascii="Times New Roman" w:eastAsia="宋体" w:hAnsi="Times New Roman" w:cs="仿宋_GB2312"/>
          <w:b/>
          <w:bCs/>
        </w:rPr>
        <w:t>西南及南方主要省份舆情分布特征</w:t>
      </w:r>
      <w:r w:rsidRPr="0010005D">
        <w:rPr>
          <w:rFonts w:ascii="Times New Roman" w:eastAsia="宋体" w:hAnsi="Times New Roman" w:cs="仿宋_GB2312"/>
          <w:b/>
          <w:bCs/>
        </w:rPr>
        <w:t>(2022-2025)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222"/>
        <w:gridCol w:w="992"/>
        <w:gridCol w:w="1108"/>
        <w:gridCol w:w="2829"/>
        <w:gridCol w:w="2370"/>
      </w:tblGrid>
      <w:tr w:rsidR="00527DAD" w:rsidRPr="0010005D" w14:paraId="338AD707" w14:textId="77777777" w:rsidTr="00C00EE5">
        <w:trPr>
          <w:tblHeader/>
          <w:jc w:val="center"/>
        </w:trPr>
        <w:tc>
          <w:tcPr>
            <w:tcW w:w="1222"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4D725AE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lastRenderedPageBreak/>
              <w:t>边陲省份</w:t>
            </w:r>
          </w:p>
        </w:tc>
        <w:tc>
          <w:tcPr>
            <w:tcW w:w="992"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371644F5"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事故量</w:t>
            </w:r>
          </w:p>
        </w:tc>
        <w:tc>
          <w:tcPr>
            <w:tcW w:w="1108"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C603A33"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p>
        </w:tc>
        <w:tc>
          <w:tcPr>
            <w:tcW w:w="2829"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42A5B681"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主导类型</w:t>
            </w:r>
          </w:p>
        </w:tc>
        <w:tc>
          <w:tcPr>
            <w:tcW w:w="237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A5755FE"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高频场景</w:t>
            </w:r>
          </w:p>
        </w:tc>
      </w:tr>
      <w:tr w:rsidR="00527DAD" w:rsidRPr="0010005D" w14:paraId="0D5CC6A4" w14:textId="77777777" w:rsidTr="00C00EE5">
        <w:trPr>
          <w:jc w:val="center"/>
        </w:trPr>
        <w:tc>
          <w:tcPr>
            <w:tcW w:w="122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7067F4A4"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四川</w:t>
            </w:r>
          </w:p>
        </w:tc>
        <w:tc>
          <w:tcPr>
            <w:tcW w:w="992"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5F21344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15</w:t>
            </w:r>
          </w:p>
        </w:tc>
        <w:tc>
          <w:tcPr>
            <w:tcW w:w="1108"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7DEAB6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2829"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5462900B"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公路长下坡失控</w:t>
            </w:r>
          </w:p>
        </w:tc>
        <w:tc>
          <w:tcPr>
            <w:tcW w:w="237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643CD8F9"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雅西高速、</w:t>
            </w:r>
            <w:proofErr w:type="gramStart"/>
            <w:r w:rsidRPr="0010005D">
              <w:rPr>
                <w:rFonts w:ascii="Times New Roman" w:eastAsia="宋体" w:hAnsi="Times New Roman" w:cs="宋体" w:hint="eastAsia"/>
                <w:color w:val="000000"/>
                <w:sz w:val="18"/>
                <w:szCs w:val="18"/>
              </w:rPr>
              <w:t>都汶高速</w:t>
            </w:r>
            <w:proofErr w:type="gramEnd"/>
          </w:p>
        </w:tc>
      </w:tr>
      <w:tr w:rsidR="00527DAD" w:rsidRPr="0010005D" w14:paraId="4D88ACA7" w14:textId="77777777" w:rsidTr="00C00EE5">
        <w:trPr>
          <w:jc w:val="center"/>
        </w:trPr>
        <w:tc>
          <w:tcPr>
            <w:tcW w:w="1222" w:type="dxa"/>
            <w:tcBorders>
              <w:top w:val="nil"/>
              <w:left w:val="nil"/>
              <w:bottom w:val="nil"/>
              <w:right w:val="nil"/>
            </w:tcBorders>
            <w:shd w:val="clear" w:color="auto" w:fill="FFFFFF"/>
            <w:tcMar>
              <w:top w:w="60" w:type="dxa"/>
              <w:left w:w="120" w:type="dxa"/>
              <w:bottom w:w="30" w:type="dxa"/>
              <w:right w:w="120" w:type="dxa"/>
            </w:tcMar>
            <w:vAlign w:val="center"/>
          </w:tcPr>
          <w:p w14:paraId="3B3D308F"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广西</w:t>
            </w:r>
          </w:p>
        </w:tc>
        <w:tc>
          <w:tcPr>
            <w:tcW w:w="992" w:type="dxa"/>
            <w:tcBorders>
              <w:top w:val="nil"/>
              <w:left w:val="nil"/>
              <w:bottom w:val="nil"/>
              <w:right w:val="nil"/>
            </w:tcBorders>
            <w:shd w:val="clear" w:color="auto" w:fill="FFFFFF"/>
            <w:tcMar>
              <w:top w:w="60" w:type="dxa"/>
              <w:left w:w="120" w:type="dxa"/>
              <w:bottom w:w="30" w:type="dxa"/>
              <w:right w:w="120" w:type="dxa"/>
            </w:tcMar>
            <w:vAlign w:val="center"/>
          </w:tcPr>
          <w:p w14:paraId="357CB385"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9</w:t>
            </w:r>
          </w:p>
        </w:tc>
        <w:tc>
          <w:tcPr>
            <w:tcW w:w="1108" w:type="dxa"/>
            <w:tcBorders>
              <w:top w:val="nil"/>
              <w:left w:val="nil"/>
              <w:bottom w:val="nil"/>
              <w:right w:val="nil"/>
            </w:tcBorders>
            <w:shd w:val="clear" w:color="auto" w:fill="FFFFFF"/>
            <w:tcMar>
              <w:top w:w="60" w:type="dxa"/>
              <w:left w:w="120" w:type="dxa"/>
              <w:bottom w:w="30" w:type="dxa"/>
              <w:right w:w="120" w:type="dxa"/>
            </w:tcMar>
            <w:vAlign w:val="center"/>
          </w:tcPr>
          <w:p w14:paraId="0BFFB96E"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29" w:type="dxa"/>
            <w:tcBorders>
              <w:top w:val="nil"/>
              <w:left w:val="nil"/>
              <w:bottom w:val="nil"/>
              <w:right w:val="nil"/>
            </w:tcBorders>
            <w:shd w:val="clear" w:color="auto" w:fill="FFFFFF"/>
            <w:tcMar>
              <w:top w:w="60" w:type="dxa"/>
              <w:left w:w="120" w:type="dxa"/>
              <w:bottom w:w="30" w:type="dxa"/>
              <w:right w:w="120" w:type="dxa"/>
            </w:tcMar>
            <w:vAlign w:val="center"/>
          </w:tcPr>
          <w:p w14:paraId="6C7968B5"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水路危险品、公路超速</w:t>
            </w:r>
          </w:p>
        </w:tc>
        <w:tc>
          <w:tcPr>
            <w:tcW w:w="2370" w:type="dxa"/>
            <w:tcBorders>
              <w:top w:val="nil"/>
              <w:left w:val="nil"/>
              <w:bottom w:val="nil"/>
              <w:right w:val="nil"/>
            </w:tcBorders>
            <w:shd w:val="clear" w:color="auto" w:fill="FFFFFF"/>
            <w:tcMar>
              <w:top w:w="60" w:type="dxa"/>
              <w:left w:w="120" w:type="dxa"/>
              <w:bottom w:w="30" w:type="dxa"/>
              <w:right w:w="120" w:type="dxa"/>
            </w:tcMar>
            <w:vAlign w:val="center"/>
          </w:tcPr>
          <w:p w14:paraId="08B2C6FE"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北部湾港、兰海高速</w:t>
            </w:r>
          </w:p>
        </w:tc>
      </w:tr>
      <w:tr w:rsidR="00527DAD" w:rsidRPr="0010005D" w14:paraId="75D5597D" w14:textId="77777777" w:rsidTr="00C00EE5">
        <w:trPr>
          <w:jc w:val="center"/>
        </w:trPr>
        <w:tc>
          <w:tcPr>
            <w:tcW w:w="1222" w:type="dxa"/>
            <w:tcBorders>
              <w:top w:val="nil"/>
              <w:left w:val="nil"/>
              <w:bottom w:val="nil"/>
              <w:right w:val="nil"/>
            </w:tcBorders>
            <w:shd w:val="clear" w:color="auto" w:fill="FFFFFF"/>
            <w:tcMar>
              <w:top w:w="60" w:type="dxa"/>
              <w:left w:w="120" w:type="dxa"/>
              <w:bottom w:w="30" w:type="dxa"/>
              <w:right w:w="120" w:type="dxa"/>
            </w:tcMar>
            <w:vAlign w:val="center"/>
          </w:tcPr>
          <w:p w14:paraId="0F546D3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云南</w:t>
            </w:r>
          </w:p>
        </w:tc>
        <w:tc>
          <w:tcPr>
            <w:tcW w:w="992" w:type="dxa"/>
            <w:tcBorders>
              <w:top w:val="nil"/>
              <w:left w:val="nil"/>
              <w:bottom w:val="nil"/>
              <w:right w:val="nil"/>
            </w:tcBorders>
            <w:shd w:val="clear" w:color="auto" w:fill="FFFFFF"/>
            <w:tcMar>
              <w:top w:w="60" w:type="dxa"/>
              <w:left w:w="120" w:type="dxa"/>
              <w:bottom w:w="30" w:type="dxa"/>
              <w:right w:w="120" w:type="dxa"/>
            </w:tcMar>
            <w:vAlign w:val="center"/>
          </w:tcPr>
          <w:p w14:paraId="34EEBC0F"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8</w:t>
            </w:r>
          </w:p>
        </w:tc>
        <w:tc>
          <w:tcPr>
            <w:tcW w:w="1108" w:type="dxa"/>
            <w:tcBorders>
              <w:top w:val="nil"/>
              <w:left w:val="nil"/>
              <w:bottom w:val="nil"/>
              <w:right w:val="nil"/>
            </w:tcBorders>
            <w:shd w:val="clear" w:color="auto" w:fill="FFFFFF"/>
            <w:tcMar>
              <w:top w:w="60" w:type="dxa"/>
              <w:left w:w="120" w:type="dxa"/>
              <w:bottom w:w="30" w:type="dxa"/>
              <w:right w:w="120" w:type="dxa"/>
            </w:tcMar>
            <w:vAlign w:val="center"/>
          </w:tcPr>
          <w:p w14:paraId="45B1669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829" w:type="dxa"/>
            <w:tcBorders>
              <w:top w:val="nil"/>
              <w:left w:val="nil"/>
              <w:bottom w:val="nil"/>
              <w:right w:val="nil"/>
            </w:tcBorders>
            <w:shd w:val="clear" w:color="auto" w:fill="FFFFFF"/>
            <w:tcMar>
              <w:top w:w="60" w:type="dxa"/>
              <w:left w:w="120" w:type="dxa"/>
              <w:bottom w:w="30" w:type="dxa"/>
              <w:right w:w="120" w:type="dxa"/>
            </w:tcMar>
            <w:vAlign w:val="center"/>
          </w:tcPr>
          <w:p w14:paraId="41B8775B"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公路山区追尾</w:t>
            </w:r>
          </w:p>
        </w:tc>
        <w:tc>
          <w:tcPr>
            <w:tcW w:w="2370" w:type="dxa"/>
            <w:tcBorders>
              <w:top w:val="nil"/>
              <w:left w:val="nil"/>
              <w:bottom w:val="nil"/>
              <w:right w:val="nil"/>
            </w:tcBorders>
            <w:shd w:val="clear" w:color="auto" w:fill="FFFFFF"/>
            <w:tcMar>
              <w:top w:w="60" w:type="dxa"/>
              <w:left w:w="120" w:type="dxa"/>
              <w:bottom w:w="30" w:type="dxa"/>
              <w:right w:w="120" w:type="dxa"/>
            </w:tcMar>
            <w:vAlign w:val="center"/>
          </w:tcPr>
          <w:p w14:paraId="5CC7BE1D"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昆磨高速</w:t>
            </w:r>
            <w:proofErr w:type="gramEnd"/>
          </w:p>
        </w:tc>
      </w:tr>
      <w:tr w:rsidR="00527DAD" w:rsidRPr="0010005D" w14:paraId="37274DE4" w14:textId="77777777" w:rsidTr="00C00EE5">
        <w:trPr>
          <w:jc w:val="center"/>
        </w:trPr>
        <w:tc>
          <w:tcPr>
            <w:tcW w:w="1222" w:type="dxa"/>
            <w:tcBorders>
              <w:top w:val="nil"/>
              <w:left w:val="nil"/>
              <w:bottom w:val="nil"/>
              <w:right w:val="nil"/>
            </w:tcBorders>
            <w:shd w:val="clear" w:color="auto" w:fill="FFFFFF"/>
            <w:tcMar>
              <w:top w:w="60" w:type="dxa"/>
              <w:left w:w="120" w:type="dxa"/>
              <w:bottom w:w="30" w:type="dxa"/>
              <w:right w:w="120" w:type="dxa"/>
            </w:tcMar>
            <w:vAlign w:val="center"/>
          </w:tcPr>
          <w:p w14:paraId="14D71363"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贵州</w:t>
            </w:r>
          </w:p>
        </w:tc>
        <w:tc>
          <w:tcPr>
            <w:tcW w:w="992" w:type="dxa"/>
            <w:tcBorders>
              <w:top w:val="nil"/>
              <w:left w:val="nil"/>
              <w:bottom w:val="nil"/>
              <w:right w:val="nil"/>
            </w:tcBorders>
            <w:shd w:val="clear" w:color="auto" w:fill="FFFFFF"/>
            <w:tcMar>
              <w:top w:w="60" w:type="dxa"/>
              <w:left w:w="120" w:type="dxa"/>
              <w:bottom w:w="30" w:type="dxa"/>
              <w:right w:w="120" w:type="dxa"/>
            </w:tcMar>
            <w:vAlign w:val="center"/>
          </w:tcPr>
          <w:p w14:paraId="1A0F83ED"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7</w:t>
            </w:r>
          </w:p>
        </w:tc>
        <w:tc>
          <w:tcPr>
            <w:tcW w:w="1108" w:type="dxa"/>
            <w:tcBorders>
              <w:top w:val="nil"/>
              <w:left w:val="nil"/>
              <w:bottom w:val="nil"/>
              <w:right w:val="nil"/>
            </w:tcBorders>
            <w:shd w:val="clear" w:color="auto" w:fill="FFFFFF"/>
            <w:tcMar>
              <w:top w:w="60" w:type="dxa"/>
              <w:left w:w="120" w:type="dxa"/>
              <w:bottom w:w="30" w:type="dxa"/>
              <w:right w:w="120" w:type="dxa"/>
            </w:tcMar>
            <w:vAlign w:val="center"/>
          </w:tcPr>
          <w:p w14:paraId="6044CF1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2829" w:type="dxa"/>
            <w:tcBorders>
              <w:top w:val="nil"/>
              <w:left w:val="nil"/>
              <w:bottom w:val="nil"/>
              <w:right w:val="nil"/>
            </w:tcBorders>
            <w:shd w:val="clear" w:color="auto" w:fill="FFFFFF"/>
            <w:tcMar>
              <w:top w:w="60" w:type="dxa"/>
              <w:left w:w="120" w:type="dxa"/>
              <w:bottom w:w="30" w:type="dxa"/>
              <w:right w:w="120" w:type="dxa"/>
            </w:tcMar>
            <w:vAlign w:val="center"/>
          </w:tcPr>
          <w:p w14:paraId="4AC9CE2B"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公路团雾</w:t>
            </w:r>
            <w:proofErr w:type="gramEnd"/>
          </w:p>
        </w:tc>
        <w:tc>
          <w:tcPr>
            <w:tcW w:w="2370" w:type="dxa"/>
            <w:tcBorders>
              <w:top w:val="nil"/>
              <w:left w:val="nil"/>
              <w:bottom w:val="nil"/>
              <w:right w:val="nil"/>
            </w:tcBorders>
            <w:shd w:val="clear" w:color="auto" w:fill="FFFFFF"/>
            <w:tcMar>
              <w:top w:w="60" w:type="dxa"/>
              <w:left w:w="120" w:type="dxa"/>
              <w:bottom w:w="30" w:type="dxa"/>
              <w:right w:w="120" w:type="dxa"/>
            </w:tcMar>
            <w:vAlign w:val="center"/>
          </w:tcPr>
          <w:p w14:paraId="3AF72A87"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沪昆高速</w:t>
            </w:r>
            <w:proofErr w:type="gramEnd"/>
          </w:p>
        </w:tc>
      </w:tr>
      <w:tr w:rsidR="00527DAD" w:rsidRPr="0010005D" w14:paraId="123E61FD" w14:textId="77777777" w:rsidTr="00C00EE5">
        <w:trPr>
          <w:jc w:val="center"/>
        </w:trPr>
        <w:tc>
          <w:tcPr>
            <w:tcW w:w="1222" w:type="dxa"/>
            <w:tcBorders>
              <w:top w:val="nil"/>
              <w:left w:val="nil"/>
              <w:bottom w:val="nil"/>
              <w:right w:val="nil"/>
            </w:tcBorders>
            <w:shd w:val="clear" w:color="auto" w:fill="FFFFFF"/>
            <w:tcMar>
              <w:top w:w="60" w:type="dxa"/>
              <w:left w:w="120" w:type="dxa"/>
              <w:bottom w:w="30" w:type="dxa"/>
              <w:right w:w="120" w:type="dxa"/>
            </w:tcMar>
            <w:vAlign w:val="center"/>
          </w:tcPr>
          <w:p w14:paraId="79E3FD4A"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重庆</w:t>
            </w:r>
          </w:p>
        </w:tc>
        <w:tc>
          <w:tcPr>
            <w:tcW w:w="992" w:type="dxa"/>
            <w:tcBorders>
              <w:top w:val="nil"/>
              <w:left w:val="nil"/>
              <w:bottom w:val="nil"/>
              <w:right w:val="nil"/>
            </w:tcBorders>
            <w:shd w:val="clear" w:color="auto" w:fill="FFFFFF"/>
            <w:tcMar>
              <w:top w:w="60" w:type="dxa"/>
              <w:left w:w="120" w:type="dxa"/>
              <w:bottom w:w="30" w:type="dxa"/>
              <w:right w:w="120" w:type="dxa"/>
            </w:tcMar>
            <w:vAlign w:val="center"/>
          </w:tcPr>
          <w:p w14:paraId="3A78FB71"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5</w:t>
            </w:r>
          </w:p>
        </w:tc>
        <w:tc>
          <w:tcPr>
            <w:tcW w:w="1108" w:type="dxa"/>
            <w:tcBorders>
              <w:top w:val="nil"/>
              <w:left w:val="nil"/>
              <w:bottom w:val="nil"/>
              <w:right w:val="nil"/>
            </w:tcBorders>
            <w:shd w:val="clear" w:color="auto" w:fill="FFFFFF"/>
            <w:tcMar>
              <w:top w:w="60" w:type="dxa"/>
              <w:left w:w="120" w:type="dxa"/>
              <w:bottom w:w="30" w:type="dxa"/>
              <w:right w:w="120" w:type="dxa"/>
            </w:tcMar>
            <w:vAlign w:val="center"/>
          </w:tcPr>
          <w:p w14:paraId="4E52E5C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829" w:type="dxa"/>
            <w:tcBorders>
              <w:top w:val="nil"/>
              <w:left w:val="nil"/>
              <w:bottom w:val="nil"/>
              <w:right w:val="nil"/>
            </w:tcBorders>
            <w:shd w:val="clear" w:color="auto" w:fill="FFFFFF"/>
            <w:tcMar>
              <w:top w:w="60" w:type="dxa"/>
              <w:left w:w="120" w:type="dxa"/>
              <w:bottom w:w="30" w:type="dxa"/>
              <w:right w:w="120" w:type="dxa"/>
            </w:tcMar>
            <w:vAlign w:val="center"/>
          </w:tcPr>
          <w:p w14:paraId="5D4516CC"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轨道交通晚点、公路坠江</w:t>
            </w:r>
          </w:p>
        </w:tc>
        <w:tc>
          <w:tcPr>
            <w:tcW w:w="2370" w:type="dxa"/>
            <w:tcBorders>
              <w:top w:val="nil"/>
              <w:left w:val="nil"/>
              <w:bottom w:val="nil"/>
              <w:right w:val="nil"/>
            </w:tcBorders>
            <w:shd w:val="clear" w:color="auto" w:fill="FFFFFF"/>
            <w:tcMar>
              <w:top w:w="60" w:type="dxa"/>
              <w:left w:w="120" w:type="dxa"/>
              <w:bottom w:w="30" w:type="dxa"/>
              <w:right w:w="120" w:type="dxa"/>
            </w:tcMar>
            <w:vAlign w:val="center"/>
          </w:tcPr>
          <w:p w14:paraId="3E886959"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成渝高铁、沪渝高速</w:t>
            </w:r>
          </w:p>
        </w:tc>
      </w:tr>
      <w:tr w:rsidR="00527DAD" w:rsidRPr="0010005D" w14:paraId="1FD573F5" w14:textId="77777777" w:rsidTr="00C00EE5">
        <w:trPr>
          <w:jc w:val="center"/>
        </w:trPr>
        <w:tc>
          <w:tcPr>
            <w:tcW w:w="122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E41D48A"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海南</w:t>
            </w:r>
          </w:p>
        </w:tc>
        <w:tc>
          <w:tcPr>
            <w:tcW w:w="992"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E83A3B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108"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5B2CD82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829"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626C67B7"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港口拥堵、轮渡停航</w:t>
            </w:r>
          </w:p>
        </w:tc>
        <w:tc>
          <w:tcPr>
            <w:tcW w:w="237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73D3CFBD" w14:textId="77777777" w:rsidR="00527DAD" w:rsidRPr="0010005D" w:rsidRDefault="00527DAD" w:rsidP="00C00EE5">
            <w:pPr>
              <w:keepNext/>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海口新海港</w:t>
            </w:r>
          </w:p>
        </w:tc>
      </w:tr>
    </w:tbl>
    <w:p w14:paraId="5ACE3FDD" w14:textId="77777777" w:rsidR="00527DAD" w:rsidRPr="0010005D" w:rsidRDefault="00527DAD" w:rsidP="00527DAD">
      <w:pPr>
        <w:spacing w:before="120" w:after="120" w:line="360" w:lineRule="auto"/>
        <w:rPr>
          <w:rFonts w:ascii="Times New Roman" w:eastAsia="宋体" w:hAnsi="Times New Roman" w:cs="仿宋_GB2312"/>
        </w:rPr>
      </w:pPr>
      <w:r w:rsidRPr="0010005D">
        <w:rPr>
          <w:rFonts w:ascii="Times New Roman" w:eastAsia="宋体" w:hAnsi="Times New Roman" w:cs="仿宋_GB2312" w:hint="eastAsia"/>
        </w:rPr>
        <w:t>该地区在公路、水运两个领域安全类舆情较为突出。</w:t>
      </w:r>
    </w:p>
    <w:p w14:paraId="3574F487" w14:textId="77777777" w:rsidR="00527DAD" w:rsidRPr="0010005D" w:rsidRDefault="00527DAD" w:rsidP="00527DAD">
      <w:pPr>
        <w:spacing w:before="120" w:after="120" w:line="360" w:lineRule="auto"/>
        <w:ind w:left="400"/>
        <w:rPr>
          <w:rFonts w:ascii="Times New Roman" w:eastAsia="宋体" w:hAnsi="Times New Roman" w:cs="仿宋_GB2312"/>
          <w:b/>
          <w:bCs/>
        </w:rPr>
      </w:pPr>
      <w:r w:rsidRPr="0010005D">
        <w:rPr>
          <w:rFonts w:ascii="Times New Roman" w:eastAsia="宋体" w:hAnsi="Times New Roman" w:cs="仿宋_GB2312" w:hint="eastAsia"/>
          <w:b/>
          <w:bCs/>
        </w:rPr>
        <w:t>5.</w:t>
      </w:r>
      <w:r w:rsidRPr="0010005D">
        <w:rPr>
          <w:rFonts w:ascii="Times New Roman" w:eastAsia="宋体" w:hAnsi="Times New Roman" w:cs="仿宋_GB2312" w:hint="eastAsia"/>
          <w:b/>
          <w:bCs/>
        </w:rPr>
        <w:t>西北及青藏高原</w:t>
      </w:r>
    </w:p>
    <w:p w14:paraId="62D5A074" w14:textId="77777777" w:rsidR="00527DAD" w:rsidRPr="0010005D" w:rsidRDefault="00527DAD" w:rsidP="00527DAD">
      <w:pPr>
        <w:spacing w:before="120" w:after="120" w:line="360" w:lineRule="auto"/>
        <w:ind w:firstLineChars="200" w:firstLine="480"/>
        <w:rPr>
          <w:rFonts w:ascii="Times New Roman" w:eastAsia="宋体" w:hAnsi="Times New Roman" w:cs="仿宋_GB2312" w:hint="eastAsia"/>
        </w:rPr>
      </w:pPr>
      <w:r w:rsidRPr="0010005D">
        <w:rPr>
          <w:rFonts w:ascii="Times New Roman" w:eastAsia="宋体" w:hAnsi="Times New Roman" w:cs="仿宋_GB2312" w:hint="eastAsia"/>
        </w:rPr>
        <w:t>陕甘宁青新及西藏舆情</w:t>
      </w:r>
      <w:r w:rsidRPr="0010005D">
        <w:rPr>
          <w:rFonts w:ascii="Times New Roman" w:eastAsia="宋体" w:hAnsi="Times New Roman" w:cs="仿宋_GB2312" w:hint="eastAsia"/>
        </w:rPr>
        <w:t>11</w:t>
      </w:r>
      <w:r w:rsidRPr="0010005D">
        <w:rPr>
          <w:rFonts w:ascii="Times New Roman" w:eastAsia="宋体" w:hAnsi="Times New Roman" w:cs="仿宋_GB2312" w:hint="eastAsia"/>
        </w:rPr>
        <w:t>起，占全国</w:t>
      </w:r>
      <w:r w:rsidRPr="0010005D">
        <w:rPr>
          <w:rFonts w:ascii="Times New Roman" w:eastAsia="宋体" w:hAnsi="Times New Roman" w:cs="仿宋_GB2312" w:hint="eastAsia"/>
        </w:rPr>
        <w:t>4%</w:t>
      </w:r>
      <w:r w:rsidRPr="0010005D">
        <w:rPr>
          <w:rFonts w:ascii="Times New Roman" w:eastAsia="宋体" w:hAnsi="Times New Roman" w:cs="仿宋_GB2312" w:hint="eastAsia"/>
        </w:rPr>
        <w:t>，但</w:t>
      </w:r>
      <w:r w:rsidRPr="0010005D">
        <w:rPr>
          <w:rFonts w:ascii="Times New Roman" w:eastAsia="宋体" w:hAnsi="Times New Roman" w:cs="仿宋_GB2312" w:hint="eastAsia"/>
        </w:rPr>
        <w:t>2</w:t>
      </w:r>
      <w:r w:rsidRPr="0010005D">
        <w:rPr>
          <w:rFonts w:ascii="Times New Roman" w:eastAsia="宋体" w:hAnsi="Times New Roman" w:cs="仿宋_GB2312" w:hint="eastAsia"/>
        </w:rPr>
        <w:t>起为全国性重大影响事件（</w:t>
      </w:r>
      <w:r w:rsidRPr="0010005D">
        <w:rPr>
          <w:rFonts w:ascii="Times New Roman" w:eastAsia="宋体" w:hAnsi="Times New Roman" w:cs="仿宋_GB2312" w:hint="eastAsia"/>
        </w:rPr>
        <w:t>2022</w:t>
      </w:r>
      <w:r w:rsidRPr="0010005D">
        <w:rPr>
          <w:rFonts w:ascii="Times New Roman" w:eastAsia="宋体" w:hAnsi="Times New Roman" w:cs="仿宋_GB2312" w:hint="eastAsia"/>
        </w:rPr>
        <w:t>年青海门源</w:t>
      </w:r>
      <w:r w:rsidRPr="0010005D">
        <w:rPr>
          <w:rFonts w:ascii="Times New Roman" w:eastAsia="宋体" w:hAnsi="Times New Roman" w:cs="仿宋_GB2312" w:hint="eastAsia"/>
        </w:rPr>
        <w:t>6.9</w:t>
      </w:r>
      <w:r w:rsidRPr="0010005D">
        <w:rPr>
          <w:rFonts w:ascii="Times New Roman" w:eastAsia="宋体" w:hAnsi="Times New Roman" w:cs="仿宋_GB2312" w:hint="eastAsia"/>
        </w:rPr>
        <w:t>级地震致兰新高铁中断、</w:t>
      </w:r>
      <w:r w:rsidRPr="0010005D">
        <w:rPr>
          <w:rFonts w:ascii="Times New Roman" w:eastAsia="宋体" w:hAnsi="Times New Roman" w:cs="仿宋_GB2312" w:hint="eastAsia"/>
        </w:rPr>
        <w:t>2023</w:t>
      </w:r>
      <w:r w:rsidRPr="0010005D">
        <w:rPr>
          <w:rFonts w:ascii="Times New Roman" w:eastAsia="宋体" w:hAnsi="Times New Roman" w:cs="仿宋_GB2312" w:hint="eastAsia"/>
        </w:rPr>
        <w:t>年内蒙古</w:t>
      </w:r>
      <w:r w:rsidRPr="0010005D">
        <w:rPr>
          <w:rFonts w:ascii="Times New Roman" w:eastAsia="宋体" w:hAnsi="Times New Roman" w:cs="仿宋_GB2312" w:hint="eastAsia"/>
        </w:rPr>
        <w:t>K996</w:t>
      </w:r>
      <w:r w:rsidRPr="0010005D">
        <w:rPr>
          <w:rFonts w:ascii="Times New Roman" w:eastAsia="宋体" w:hAnsi="Times New Roman" w:cs="仿宋_GB2312" w:hint="eastAsia"/>
        </w:rPr>
        <w:t>列车撞人</w:t>
      </w:r>
      <w:r w:rsidRPr="0010005D">
        <w:rPr>
          <w:rFonts w:ascii="Times New Roman" w:eastAsia="宋体" w:hAnsi="Times New Roman" w:cs="仿宋_GB2312" w:hint="eastAsia"/>
        </w:rPr>
        <w:t>2</w:t>
      </w:r>
      <w:r w:rsidRPr="0010005D">
        <w:rPr>
          <w:rFonts w:ascii="Times New Roman" w:eastAsia="宋体" w:hAnsi="Times New Roman" w:cs="仿宋_GB2312" w:hint="eastAsia"/>
        </w:rPr>
        <w:t>死），呈现“灾害</w:t>
      </w:r>
      <w:r w:rsidRPr="0010005D">
        <w:rPr>
          <w:rFonts w:ascii="Times New Roman" w:eastAsia="宋体" w:hAnsi="Times New Roman" w:cs="仿宋_GB2312" w:hint="eastAsia"/>
        </w:rPr>
        <w:t>-</w:t>
      </w:r>
      <w:r w:rsidRPr="0010005D">
        <w:rPr>
          <w:rFonts w:ascii="Times New Roman" w:eastAsia="宋体" w:hAnsi="Times New Roman" w:cs="仿宋_GB2312" w:hint="eastAsia"/>
        </w:rPr>
        <w:t>生命线中断”特征。</w:t>
      </w:r>
    </w:p>
    <w:p w14:paraId="387971EF" w14:textId="77777777" w:rsidR="00527DAD" w:rsidRPr="0010005D" w:rsidRDefault="00527DAD" w:rsidP="0010005D">
      <w:pPr>
        <w:spacing w:before="120" w:after="120" w:line="360" w:lineRule="auto"/>
        <w:ind w:firstLineChars="200" w:firstLine="482"/>
        <w:jc w:val="center"/>
        <w:rPr>
          <w:rFonts w:ascii="Times New Roman" w:eastAsia="宋体" w:hAnsi="Times New Roman" w:cs="仿宋_GB2312" w:hint="eastAsia"/>
        </w:rPr>
      </w:pPr>
      <w:r w:rsidRPr="0010005D">
        <w:rPr>
          <w:rFonts w:ascii="Times New Roman" w:eastAsia="宋体" w:hAnsi="Times New Roman" w:cs="仿宋_GB2312"/>
          <w:b/>
          <w:bCs/>
        </w:rPr>
        <w:t>表</w:t>
      </w:r>
      <w:r w:rsidRPr="0010005D">
        <w:rPr>
          <w:rFonts w:ascii="Times New Roman" w:eastAsia="宋体" w:hAnsi="Times New Roman" w:cs="仿宋_GB2312" w:hint="eastAsia"/>
          <w:b/>
          <w:bCs/>
        </w:rPr>
        <w:t>11</w:t>
      </w:r>
      <w:r w:rsidRPr="0010005D">
        <w:rPr>
          <w:rFonts w:ascii="Times New Roman" w:eastAsia="宋体" w:hAnsi="Times New Roman" w:cs="仿宋_GB2312"/>
          <w:b/>
          <w:bCs/>
        </w:rPr>
        <w:t>:</w:t>
      </w:r>
      <w:r w:rsidRPr="0010005D">
        <w:rPr>
          <w:rFonts w:ascii="Times New Roman" w:eastAsia="宋体" w:hAnsi="Times New Roman" w:cs="仿宋_GB2312"/>
          <w:b/>
          <w:bCs/>
        </w:rPr>
        <w:t>西北地区主要省份舆情分布特征</w:t>
      </w:r>
      <w:r w:rsidRPr="0010005D">
        <w:rPr>
          <w:rFonts w:ascii="Times New Roman" w:eastAsia="宋体" w:hAnsi="Times New Roman" w:cs="仿宋_GB2312"/>
          <w:b/>
          <w:bCs/>
        </w:rPr>
        <w:t>(2022-2025)</w:t>
      </w:r>
    </w:p>
    <w:tbl>
      <w:tblPr>
        <w:tblW w:w="8521"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311"/>
        <w:gridCol w:w="1065"/>
        <w:gridCol w:w="1188"/>
        <w:gridCol w:w="2540"/>
        <w:gridCol w:w="2417"/>
      </w:tblGrid>
      <w:tr w:rsidR="00527DAD" w:rsidRPr="0010005D" w14:paraId="768FE103" w14:textId="77777777" w:rsidTr="00C00EE5">
        <w:trPr>
          <w:tblHeader/>
          <w:jc w:val="center"/>
        </w:trPr>
        <w:tc>
          <w:tcPr>
            <w:tcW w:w="1311" w:type="dxa"/>
            <w:tcBorders>
              <w:top w:val="single" w:sz="12" w:space="0" w:color="000000"/>
              <w:left w:val="nil"/>
              <w:bottom w:val="single" w:sz="4" w:space="0" w:color="000000"/>
              <w:right w:val="nil"/>
              <w:tl2br w:val="nil"/>
            </w:tcBorders>
            <w:shd w:val="clear" w:color="auto" w:fill="FFFFFF"/>
            <w:tcMar>
              <w:top w:w="60" w:type="dxa"/>
              <w:left w:w="120" w:type="dxa"/>
              <w:bottom w:w="30" w:type="dxa"/>
              <w:right w:w="120" w:type="dxa"/>
            </w:tcMar>
            <w:vAlign w:val="center"/>
          </w:tcPr>
          <w:p w14:paraId="2614B7F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西北省份</w:t>
            </w:r>
          </w:p>
        </w:tc>
        <w:tc>
          <w:tcPr>
            <w:tcW w:w="1065"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03E245EB"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事故量</w:t>
            </w:r>
          </w:p>
        </w:tc>
        <w:tc>
          <w:tcPr>
            <w:tcW w:w="1188"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1AA0EAE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死亡≥</w:t>
            </w:r>
            <w:r w:rsidRPr="0010005D">
              <w:rPr>
                <w:rFonts w:ascii="Times New Roman" w:eastAsia="宋体" w:hAnsi="Times New Roman" w:cs="宋体" w:hint="eastAsia"/>
                <w:b/>
                <w:color w:val="000000"/>
                <w:sz w:val="18"/>
                <w:szCs w:val="18"/>
              </w:rPr>
              <w:t>3</w:t>
            </w:r>
          </w:p>
        </w:tc>
        <w:tc>
          <w:tcPr>
            <w:tcW w:w="2540"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2A60E2BC"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主导类型</w:t>
            </w:r>
          </w:p>
        </w:tc>
        <w:tc>
          <w:tcPr>
            <w:tcW w:w="2417" w:type="dxa"/>
            <w:tcBorders>
              <w:top w:val="single" w:sz="12" w:space="0" w:color="000000"/>
              <w:left w:val="nil"/>
              <w:bottom w:val="single" w:sz="4" w:space="0" w:color="000000"/>
              <w:right w:val="nil"/>
            </w:tcBorders>
            <w:shd w:val="clear" w:color="auto" w:fill="FFFFFF"/>
            <w:tcMar>
              <w:top w:w="60" w:type="dxa"/>
              <w:left w:w="120" w:type="dxa"/>
              <w:bottom w:w="30" w:type="dxa"/>
              <w:right w:w="120" w:type="dxa"/>
            </w:tcMar>
            <w:vAlign w:val="center"/>
          </w:tcPr>
          <w:p w14:paraId="61E703F6"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b/>
                <w:color w:val="000000"/>
                <w:sz w:val="18"/>
                <w:szCs w:val="18"/>
              </w:rPr>
            </w:pPr>
            <w:r w:rsidRPr="0010005D">
              <w:rPr>
                <w:rFonts w:ascii="Times New Roman" w:eastAsia="宋体" w:hAnsi="Times New Roman" w:cs="宋体" w:hint="eastAsia"/>
                <w:b/>
                <w:color w:val="000000"/>
                <w:sz w:val="18"/>
                <w:szCs w:val="18"/>
              </w:rPr>
              <w:t>高频场景</w:t>
            </w:r>
          </w:p>
        </w:tc>
      </w:tr>
      <w:tr w:rsidR="00527DAD" w:rsidRPr="0010005D" w14:paraId="28EB7990" w14:textId="77777777" w:rsidTr="00C00EE5">
        <w:trPr>
          <w:jc w:val="center"/>
        </w:trPr>
        <w:tc>
          <w:tcPr>
            <w:tcW w:w="1311"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8B81878"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陕西</w:t>
            </w:r>
          </w:p>
        </w:tc>
        <w:tc>
          <w:tcPr>
            <w:tcW w:w="1065"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198F681F"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4</w:t>
            </w:r>
          </w:p>
        </w:tc>
        <w:tc>
          <w:tcPr>
            <w:tcW w:w="1188"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2D9A2D6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540"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0ECC8E7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公路团雾</w:t>
            </w:r>
            <w:proofErr w:type="gramEnd"/>
          </w:p>
        </w:tc>
        <w:tc>
          <w:tcPr>
            <w:tcW w:w="2417" w:type="dxa"/>
            <w:tcBorders>
              <w:top w:val="single" w:sz="4" w:space="0" w:color="000000"/>
              <w:left w:val="nil"/>
              <w:bottom w:val="nil"/>
              <w:right w:val="nil"/>
            </w:tcBorders>
            <w:shd w:val="clear" w:color="auto" w:fill="FFFFFF"/>
            <w:tcMar>
              <w:top w:w="60" w:type="dxa"/>
              <w:left w:w="120" w:type="dxa"/>
              <w:bottom w:w="30" w:type="dxa"/>
              <w:right w:w="120" w:type="dxa"/>
            </w:tcMar>
            <w:vAlign w:val="center"/>
          </w:tcPr>
          <w:p w14:paraId="5882B1CA"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包茂高速</w:t>
            </w:r>
            <w:proofErr w:type="gramEnd"/>
          </w:p>
        </w:tc>
      </w:tr>
      <w:tr w:rsidR="00527DAD" w:rsidRPr="0010005D" w14:paraId="3015D582" w14:textId="77777777" w:rsidTr="00C00EE5">
        <w:trPr>
          <w:jc w:val="center"/>
        </w:trPr>
        <w:tc>
          <w:tcPr>
            <w:tcW w:w="1311" w:type="dxa"/>
            <w:tcBorders>
              <w:top w:val="nil"/>
              <w:left w:val="nil"/>
              <w:bottom w:val="nil"/>
              <w:right w:val="nil"/>
            </w:tcBorders>
            <w:shd w:val="clear" w:color="auto" w:fill="FFFFFF"/>
            <w:tcMar>
              <w:top w:w="60" w:type="dxa"/>
              <w:left w:w="120" w:type="dxa"/>
              <w:bottom w:w="30" w:type="dxa"/>
              <w:right w:w="120" w:type="dxa"/>
            </w:tcMar>
            <w:vAlign w:val="center"/>
          </w:tcPr>
          <w:p w14:paraId="6CA3415B"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甘肃</w:t>
            </w:r>
          </w:p>
        </w:tc>
        <w:tc>
          <w:tcPr>
            <w:tcW w:w="1065" w:type="dxa"/>
            <w:tcBorders>
              <w:top w:val="nil"/>
              <w:left w:val="nil"/>
              <w:bottom w:val="nil"/>
              <w:right w:val="nil"/>
            </w:tcBorders>
            <w:shd w:val="clear" w:color="auto" w:fill="FFFFFF"/>
            <w:tcMar>
              <w:top w:w="60" w:type="dxa"/>
              <w:left w:w="120" w:type="dxa"/>
              <w:bottom w:w="30" w:type="dxa"/>
              <w:right w:w="120" w:type="dxa"/>
            </w:tcMar>
            <w:vAlign w:val="center"/>
          </w:tcPr>
          <w:p w14:paraId="4E0F3B2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3</w:t>
            </w:r>
          </w:p>
        </w:tc>
        <w:tc>
          <w:tcPr>
            <w:tcW w:w="1188" w:type="dxa"/>
            <w:tcBorders>
              <w:top w:val="nil"/>
              <w:left w:val="nil"/>
              <w:bottom w:val="nil"/>
              <w:right w:val="nil"/>
            </w:tcBorders>
            <w:shd w:val="clear" w:color="auto" w:fill="FFFFFF"/>
            <w:tcMar>
              <w:top w:w="60" w:type="dxa"/>
              <w:left w:w="120" w:type="dxa"/>
              <w:bottom w:w="30" w:type="dxa"/>
              <w:right w:w="120" w:type="dxa"/>
            </w:tcMar>
            <w:vAlign w:val="center"/>
          </w:tcPr>
          <w:p w14:paraId="395DA4E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540" w:type="dxa"/>
            <w:tcBorders>
              <w:top w:val="nil"/>
              <w:left w:val="nil"/>
              <w:bottom w:val="nil"/>
              <w:right w:val="nil"/>
            </w:tcBorders>
            <w:shd w:val="clear" w:color="auto" w:fill="FFFFFF"/>
            <w:tcMar>
              <w:top w:w="60" w:type="dxa"/>
              <w:left w:w="120" w:type="dxa"/>
              <w:bottom w:w="30" w:type="dxa"/>
              <w:right w:w="120" w:type="dxa"/>
            </w:tcMar>
            <w:vAlign w:val="center"/>
          </w:tcPr>
          <w:p w14:paraId="588B37C9"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公路滑坡</w:t>
            </w:r>
          </w:p>
        </w:tc>
        <w:tc>
          <w:tcPr>
            <w:tcW w:w="2417" w:type="dxa"/>
            <w:tcBorders>
              <w:top w:val="nil"/>
              <w:left w:val="nil"/>
              <w:bottom w:val="nil"/>
              <w:right w:val="nil"/>
            </w:tcBorders>
            <w:shd w:val="clear" w:color="auto" w:fill="FFFFFF"/>
            <w:tcMar>
              <w:top w:w="60" w:type="dxa"/>
              <w:left w:w="120" w:type="dxa"/>
              <w:bottom w:w="30" w:type="dxa"/>
              <w:right w:w="120" w:type="dxa"/>
            </w:tcMar>
            <w:vAlign w:val="center"/>
          </w:tcPr>
          <w:p w14:paraId="6FE7F102"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proofErr w:type="gramStart"/>
            <w:r w:rsidRPr="0010005D">
              <w:rPr>
                <w:rFonts w:ascii="Times New Roman" w:eastAsia="宋体" w:hAnsi="Times New Roman" w:cs="宋体" w:hint="eastAsia"/>
                <w:color w:val="000000"/>
                <w:sz w:val="18"/>
                <w:szCs w:val="18"/>
              </w:rPr>
              <w:t>连霍高速</w:t>
            </w:r>
            <w:proofErr w:type="gramEnd"/>
            <w:r w:rsidRPr="0010005D">
              <w:rPr>
                <w:rFonts w:ascii="Times New Roman" w:eastAsia="宋体" w:hAnsi="Times New Roman" w:cs="宋体" w:hint="eastAsia"/>
                <w:color w:val="000000"/>
                <w:sz w:val="18"/>
                <w:szCs w:val="18"/>
              </w:rPr>
              <w:t>乌鞘岭段</w:t>
            </w:r>
          </w:p>
        </w:tc>
      </w:tr>
      <w:tr w:rsidR="00527DAD" w:rsidRPr="0010005D" w14:paraId="21E46760" w14:textId="77777777" w:rsidTr="00C00EE5">
        <w:trPr>
          <w:jc w:val="center"/>
        </w:trPr>
        <w:tc>
          <w:tcPr>
            <w:tcW w:w="1311" w:type="dxa"/>
            <w:tcBorders>
              <w:top w:val="nil"/>
              <w:left w:val="nil"/>
              <w:bottom w:val="nil"/>
              <w:right w:val="nil"/>
            </w:tcBorders>
            <w:shd w:val="clear" w:color="auto" w:fill="FFFFFF"/>
            <w:tcMar>
              <w:top w:w="60" w:type="dxa"/>
              <w:left w:w="120" w:type="dxa"/>
              <w:bottom w:w="30" w:type="dxa"/>
              <w:right w:w="120" w:type="dxa"/>
            </w:tcMar>
            <w:vAlign w:val="center"/>
          </w:tcPr>
          <w:p w14:paraId="50ACB8C3"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新疆</w:t>
            </w:r>
          </w:p>
        </w:tc>
        <w:tc>
          <w:tcPr>
            <w:tcW w:w="1065" w:type="dxa"/>
            <w:tcBorders>
              <w:top w:val="nil"/>
              <w:left w:val="nil"/>
              <w:bottom w:val="nil"/>
              <w:right w:val="nil"/>
            </w:tcBorders>
            <w:shd w:val="clear" w:color="auto" w:fill="FFFFFF"/>
            <w:tcMar>
              <w:top w:w="60" w:type="dxa"/>
              <w:left w:w="120" w:type="dxa"/>
              <w:bottom w:w="30" w:type="dxa"/>
              <w:right w:w="120" w:type="dxa"/>
            </w:tcMar>
            <w:vAlign w:val="center"/>
          </w:tcPr>
          <w:p w14:paraId="0D38F732"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2</w:t>
            </w:r>
          </w:p>
        </w:tc>
        <w:tc>
          <w:tcPr>
            <w:tcW w:w="1188" w:type="dxa"/>
            <w:tcBorders>
              <w:top w:val="nil"/>
              <w:left w:val="nil"/>
              <w:bottom w:val="nil"/>
              <w:right w:val="nil"/>
            </w:tcBorders>
            <w:shd w:val="clear" w:color="auto" w:fill="FFFFFF"/>
            <w:tcMar>
              <w:top w:w="60" w:type="dxa"/>
              <w:left w:w="120" w:type="dxa"/>
              <w:bottom w:w="30" w:type="dxa"/>
              <w:right w:w="120" w:type="dxa"/>
            </w:tcMar>
            <w:vAlign w:val="center"/>
          </w:tcPr>
          <w:p w14:paraId="5D6FF14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540" w:type="dxa"/>
            <w:tcBorders>
              <w:top w:val="nil"/>
              <w:left w:val="nil"/>
              <w:bottom w:val="nil"/>
              <w:right w:val="nil"/>
            </w:tcBorders>
            <w:shd w:val="clear" w:color="auto" w:fill="FFFFFF"/>
            <w:tcMar>
              <w:top w:w="60" w:type="dxa"/>
              <w:left w:w="120" w:type="dxa"/>
              <w:bottom w:w="30" w:type="dxa"/>
              <w:right w:w="120" w:type="dxa"/>
            </w:tcMar>
            <w:vAlign w:val="center"/>
          </w:tcPr>
          <w:p w14:paraId="2A88593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轨道交通沙害</w:t>
            </w:r>
          </w:p>
        </w:tc>
        <w:tc>
          <w:tcPr>
            <w:tcW w:w="2417" w:type="dxa"/>
            <w:tcBorders>
              <w:top w:val="nil"/>
              <w:left w:val="nil"/>
              <w:bottom w:val="nil"/>
              <w:right w:val="nil"/>
            </w:tcBorders>
            <w:shd w:val="clear" w:color="auto" w:fill="FFFFFF"/>
            <w:tcMar>
              <w:top w:w="60" w:type="dxa"/>
              <w:left w:w="120" w:type="dxa"/>
              <w:bottom w:w="30" w:type="dxa"/>
              <w:right w:w="120" w:type="dxa"/>
            </w:tcMar>
            <w:vAlign w:val="center"/>
          </w:tcPr>
          <w:p w14:paraId="4BD412D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兰新高铁</w:t>
            </w:r>
          </w:p>
        </w:tc>
      </w:tr>
      <w:tr w:rsidR="00527DAD" w:rsidRPr="0010005D" w14:paraId="1B8DC63B" w14:textId="77777777" w:rsidTr="00C00EE5">
        <w:trPr>
          <w:jc w:val="center"/>
        </w:trPr>
        <w:tc>
          <w:tcPr>
            <w:tcW w:w="1311" w:type="dxa"/>
            <w:tcBorders>
              <w:top w:val="nil"/>
              <w:left w:val="nil"/>
              <w:bottom w:val="nil"/>
              <w:right w:val="nil"/>
            </w:tcBorders>
            <w:shd w:val="clear" w:color="auto" w:fill="FFFFFF"/>
            <w:tcMar>
              <w:top w:w="60" w:type="dxa"/>
              <w:left w:w="120" w:type="dxa"/>
              <w:bottom w:w="30" w:type="dxa"/>
              <w:right w:w="120" w:type="dxa"/>
            </w:tcMar>
            <w:vAlign w:val="center"/>
          </w:tcPr>
          <w:p w14:paraId="525EA57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青海</w:t>
            </w:r>
          </w:p>
        </w:tc>
        <w:tc>
          <w:tcPr>
            <w:tcW w:w="1065" w:type="dxa"/>
            <w:tcBorders>
              <w:top w:val="nil"/>
              <w:left w:val="nil"/>
              <w:bottom w:val="nil"/>
              <w:right w:val="nil"/>
            </w:tcBorders>
            <w:shd w:val="clear" w:color="auto" w:fill="FFFFFF"/>
            <w:tcMar>
              <w:top w:w="60" w:type="dxa"/>
              <w:left w:w="120" w:type="dxa"/>
              <w:bottom w:w="30" w:type="dxa"/>
              <w:right w:w="120" w:type="dxa"/>
            </w:tcMar>
            <w:vAlign w:val="center"/>
          </w:tcPr>
          <w:p w14:paraId="13FEAD09"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1188" w:type="dxa"/>
            <w:tcBorders>
              <w:top w:val="nil"/>
              <w:left w:val="nil"/>
              <w:bottom w:val="nil"/>
              <w:right w:val="nil"/>
            </w:tcBorders>
            <w:shd w:val="clear" w:color="auto" w:fill="FFFFFF"/>
            <w:tcMar>
              <w:top w:w="60" w:type="dxa"/>
              <w:left w:w="120" w:type="dxa"/>
              <w:bottom w:w="30" w:type="dxa"/>
              <w:right w:w="120" w:type="dxa"/>
            </w:tcMar>
            <w:vAlign w:val="center"/>
          </w:tcPr>
          <w:p w14:paraId="2C40EDD7"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0</w:t>
            </w:r>
          </w:p>
        </w:tc>
        <w:tc>
          <w:tcPr>
            <w:tcW w:w="2540" w:type="dxa"/>
            <w:tcBorders>
              <w:top w:val="nil"/>
              <w:left w:val="nil"/>
              <w:bottom w:val="nil"/>
              <w:right w:val="nil"/>
            </w:tcBorders>
            <w:shd w:val="clear" w:color="auto" w:fill="FFFFFF"/>
            <w:tcMar>
              <w:top w:w="60" w:type="dxa"/>
              <w:left w:w="120" w:type="dxa"/>
              <w:bottom w:w="30" w:type="dxa"/>
              <w:right w:w="120" w:type="dxa"/>
            </w:tcMar>
            <w:vAlign w:val="center"/>
          </w:tcPr>
          <w:p w14:paraId="51F11417"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地震致高铁停运</w:t>
            </w:r>
          </w:p>
        </w:tc>
        <w:tc>
          <w:tcPr>
            <w:tcW w:w="2417" w:type="dxa"/>
            <w:tcBorders>
              <w:top w:val="nil"/>
              <w:left w:val="nil"/>
              <w:bottom w:val="nil"/>
              <w:right w:val="nil"/>
            </w:tcBorders>
            <w:shd w:val="clear" w:color="auto" w:fill="FFFFFF"/>
            <w:tcMar>
              <w:top w:w="60" w:type="dxa"/>
              <w:left w:w="120" w:type="dxa"/>
              <w:bottom w:w="30" w:type="dxa"/>
              <w:right w:w="120" w:type="dxa"/>
            </w:tcMar>
            <w:vAlign w:val="center"/>
          </w:tcPr>
          <w:p w14:paraId="289C9F08"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门源</w:t>
            </w:r>
            <w:r w:rsidRPr="0010005D">
              <w:rPr>
                <w:rFonts w:ascii="Times New Roman" w:eastAsia="宋体" w:hAnsi="Times New Roman" w:cs="宋体" w:hint="eastAsia"/>
                <w:color w:val="000000"/>
                <w:sz w:val="18"/>
                <w:szCs w:val="18"/>
              </w:rPr>
              <w:t>-</w:t>
            </w:r>
            <w:r w:rsidRPr="0010005D">
              <w:rPr>
                <w:rFonts w:ascii="Times New Roman" w:eastAsia="宋体" w:hAnsi="Times New Roman" w:cs="宋体" w:hint="eastAsia"/>
                <w:color w:val="000000"/>
                <w:sz w:val="18"/>
                <w:szCs w:val="18"/>
              </w:rPr>
              <w:t>军马场隧道群</w:t>
            </w:r>
          </w:p>
        </w:tc>
      </w:tr>
      <w:tr w:rsidR="00527DAD" w:rsidRPr="0010005D" w14:paraId="28672E49" w14:textId="77777777" w:rsidTr="00C00EE5">
        <w:trPr>
          <w:jc w:val="center"/>
        </w:trPr>
        <w:tc>
          <w:tcPr>
            <w:tcW w:w="1311"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28FA947C"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内蒙古</w:t>
            </w:r>
          </w:p>
        </w:tc>
        <w:tc>
          <w:tcPr>
            <w:tcW w:w="1065"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01F24BA"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6</w:t>
            </w:r>
          </w:p>
        </w:tc>
        <w:tc>
          <w:tcPr>
            <w:tcW w:w="1188"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35D0B895" w14:textId="77777777" w:rsidR="00527DAD" w:rsidRPr="0010005D" w:rsidRDefault="00527DAD" w:rsidP="00C00EE5">
            <w:pPr>
              <w:snapToGrid w:val="0"/>
              <w:spacing w:before="120" w:after="120" w:line="240" w:lineRule="auto"/>
              <w:ind w:firstLine="0"/>
              <w:jc w:val="center"/>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1</w:t>
            </w:r>
          </w:p>
        </w:tc>
        <w:tc>
          <w:tcPr>
            <w:tcW w:w="2540"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2345EAC5"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铁路撞人、草原公路</w:t>
            </w:r>
          </w:p>
        </w:tc>
        <w:tc>
          <w:tcPr>
            <w:tcW w:w="2417" w:type="dxa"/>
            <w:tcBorders>
              <w:top w:val="nil"/>
              <w:left w:val="nil"/>
              <w:bottom w:val="single" w:sz="12" w:space="0" w:color="000000"/>
              <w:right w:val="nil"/>
            </w:tcBorders>
            <w:shd w:val="clear" w:color="auto" w:fill="FFFFFF"/>
            <w:tcMar>
              <w:top w:w="60" w:type="dxa"/>
              <w:left w:w="120" w:type="dxa"/>
              <w:bottom w:w="30" w:type="dxa"/>
              <w:right w:w="120" w:type="dxa"/>
            </w:tcMar>
            <w:vAlign w:val="center"/>
          </w:tcPr>
          <w:p w14:paraId="4C4C5BB6" w14:textId="77777777" w:rsidR="00527DAD" w:rsidRPr="0010005D" w:rsidRDefault="00527DAD" w:rsidP="00C00EE5">
            <w:pPr>
              <w:snapToGrid w:val="0"/>
              <w:spacing w:before="120" w:after="120" w:line="240" w:lineRule="auto"/>
              <w:ind w:firstLine="0"/>
              <w:rPr>
                <w:rFonts w:ascii="Times New Roman" w:eastAsia="宋体" w:hAnsi="Times New Roman" w:cs="宋体"/>
                <w:color w:val="000000"/>
                <w:sz w:val="18"/>
                <w:szCs w:val="18"/>
              </w:rPr>
            </w:pPr>
            <w:r w:rsidRPr="0010005D">
              <w:rPr>
                <w:rFonts w:ascii="Times New Roman" w:eastAsia="宋体" w:hAnsi="Times New Roman" w:cs="宋体" w:hint="eastAsia"/>
                <w:color w:val="000000"/>
                <w:sz w:val="18"/>
                <w:szCs w:val="18"/>
              </w:rPr>
              <w:t>集通铁路</w:t>
            </w:r>
          </w:p>
        </w:tc>
      </w:tr>
    </w:tbl>
    <w:p w14:paraId="19675FD8" w14:textId="77777777" w:rsidR="00527DAD" w:rsidRPr="0010005D" w:rsidRDefault="00527DAD" w:rsidP="00527DAD">
      <w:pPr>
        <w:spacing w:before="120" w:after="120" w:line="360" w:lineRule="auto"/>
        <w:rPr>
          <w:rFonts w:ascii="Times New Roman" w:eastAsia="宋体" w:hAnsi="Times New Roman" w:cs="仿宋_GB2312"/>
        </w:rPr>
      </w:pPr>
      <w:r w:rsidRPr="0010005D">
        <w:rPr>
          <w:rFonts w:ascii="Times New Roman" w:eastAsia="宋体" w:hAnsi="Times New Roman" w:cs="仿宋_GB2312" w:hint="eastAsia"/>
        </w:rPr>
        <w:t>同时，由地震、沙害自然灾害诱发的交通事故和治理类舆情较为明显。</w:t>
      </w:r>
    </w:p>
    <w:p w14:paraId="2DD49339" w14:textId="77777777" w:rsidR="00527DAD" w:rsidRPr="0010005D" w:rsidRDefault="00527DAD" w:rsidP="00527DAD">
      <w:pPr>
        <w:spacing w:line="360" w:lineRule="auto"/>
        <w:rPr>
          <w:rFonts w:ascii="Times New Roman" w:eastAsia="宋体" w:hAnsi="Times New Roman" w:cs="黑体"/>
          <w:bCs/>
          <w:sz w:val="32"/>
          <w:szCs w:val="32"/>
        </w:rPr>
      </w:pPr>
      <w:r w:rsidRPr="0010005D">
        <w:rPr>
          <w:rFonts w:ascii="Times New Roman" w:eastAsia="宋体" w:hAnsi="Times New Roman" w:cs="黑体" w:hint="eastAsia"/>
          <w:bCs/>
          <w:sz w:val="28"/>
          <w:szCs w:val="28"/>
        </w:rPr>
        <w:t>二、中国交通舆情传播平台和渠道情况</w:t>
      </w:r>
    </w:p>
    <w:p w14:paraId="4F20BC8F"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本报告通过对</w:t>
      </w:r>
      <w:r w:rsidRPr="0010005D">
        <w:rPr>
          <w:rFonts w:ascii="Times New Roman" w:eastAsia="宋体" w:hAnsi="Times New Roman" w:cs="仿宋_GB2312" w:hint="eastAsia"/>
          <w:bCs/>
        </w:rPr>
        <w:t>2022</w:t>
      </w:r>
      <w:r w:rsidRPr="0010005D">
        <w:rPr>
          <w:rFonts w:ascii="Times New Roman" w:eastAsia="宋体" w:hAnsi="Times New Roman" w:cs="仿宋_GB2312" w:hint="eastAsia"/>
          <w:bCs/>
        </w:rPr>
        <w:t>年至</w:t>
      </w:r>
      <w:r w:rsidRPr="0010005D">
        <w:rPr>
          <w:rFonts w:ascii="Times New Roman" w:eastAsia="宋体" w:hAnsi="Times New Roman" w:cs="仿宋_GB2312" w:hint="eastAsia"/>
          <w:bCs/>
        </w:rPr>
        <w:t>2025</w:t>
      </w:r>
      <w:r w:rsidRPr="0010005D">
        <w:rPr>
          <w:rFonts w:ascii="Times New Roman" w:eastAsia="宋体" w:hAnsi="Times New Roman" w:cs="仿宋_GB2312" w:hint="eastAsia"/>
          <w:bCs/>
        </w:rPr>
        <w:t>年期间</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起典型交通舆情事件进行分析。在平台指标上构建了一级平台属性（微博、头条、抖音、知乎、微信、电视、纸媒、官网）、二级渠道属性（蓝</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官号、市场化媒体、自媒体、大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、线下</w:t>
      </w:r>
      <w:r w:rsidRPr="0010005D">
        <w:rPr>
          <w:rFonts w:ascii="Times New Roman" w:eastAsia="宋体" w:hAnsi="Times New Roman" w:cs="仿宋_GB2312" w:hint="eastAsia"/>
          <w:bCs/>
        </w:rPr>
        <w:lastRenderedPageBreak/>
        <w:t>通告）、传播深度（关联媒体数量）、大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介入率、官方首次回应渠道、完全平息率指标，并运用交叉表与卡方检验，设定显著性水平</w:t>
      </w:r>
      <w:r w:rsidRPr="0010005D">
        <w:rPr>
          <w:rFonts w:ascii="Times New Roman" w:eastAsia="宋体" w:hAnsi="Times New Roman" w:cs="仿宋_GB2312"/>
          <w:bCs/>
        </w:rPr>
        <w:t>α</w:t>
      </w:r>
      <w:r w:rsidRPr="0010005D">
        <w:rPr>
          <w:rFonts w:ascii="Times New Roman" w:eastAsia="宋体" w:hAnsi="Times New Roman" w:cs="仿宋_GB2312" w:hint="eastAsia"/>
          <w:bCs/>
        </w:rPr>
        <w:t>=0.05</w:t>
      </w:r>
      <w:r w:rsidRPr="0010005D">
        <w:rPr>
          <w:rFonts w:ascii="Times New Roman" w:eastAsia="宋体" w:hAnsi="Times New Roman" w:cs="仿宋_GB2312" w:hint="eastAsia"/>
          <w:bCs/>
        </w:rPr>
        <w:t>。具体分布规律如下。</w:t>
      </w:r>
    </w:p>
    <w:p w14:paraId="35EEA566"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（一）舆情首发及关联平台分布</w:t>
      </w:r>
    </w:p>
    <w:p w14:paraId="1F4BFFAA"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1. </w:t>
      </w:r>
      <w:r w:rsidRPr="0010005D">
        <w:rPr>
          <w:rFonts w:ascii="Times New Roman" w:eastAsia="宋体" w:hAnsi="Times New Roman" w:cs="仿宋_GB2312" w:hint="eastAsia"/>
          <w:bCs/>
        </w:rPr>
        <w:t>首发平台集中度明显</w:t>
      </w:r>
    </w:p>
    <w:p w14:paraId="419BECC8"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在</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起舆情事件的舆情首发平台中，</w:t>
      </w:r>
      <w:proofErr w:type="gramStart"/>
      <w:r w:rsidRPr="0010005D">
        <w:rPr>
          <w:rFonts w:ascii="Times New Roman" w:eastAsia="宋体" w:hAnsi="Times New Roman" w:cs="仿宋_GB2312" w:hint="eastAsia"/>
          <w:bCs/>
        </w:rPr>
        <w:t>微博占</w:t>
      </w:r>
      <w:proofErr w:type="gramEnd"/>
      <w:r w:rsidRPr="0010005D">
        <w:rPr>
          <w:rFonts w:ascii="Times New Roman" w:eastAsia="宋体" w:hAnsi="Times New Roman" w:cs="仿宋_GB2312" w:hint="eastAsia"/>
          <w:bCs/>
        </w:rPr>
        <w:t>比</w:t>
      </w:r>
      <w:r w:rsidRPr="0010005D">
        <w:rPr>
          <w:rFonts w:ascii="Times New Roman" w:eastAsia="宋体" w:hAnsi="Times New Roman" w:cs="仿宋_GB2312" w:hint="eastAsia"/>
          <w:bCs/>
        </w:rPr>
        <w:t>52.4%</w:t>
      </w:r>
      <w:r w:rsidRPr="0010005D">
        <w:rPr>
          <w:rFonts w:ascii="Times New Roman" w:eastAsia="宋体" w:hAnsi="Times New Roman" w:cs="仿宋_GB2312" w:hint="eastAsia"/>
          <w:bCs/>
        </w:rPr>
        <w:t>，占绝对多数。同时在大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介入率和平均关联媒体数量上居首位，上述数据充分</w:t>
      </w:r>
      <w:proofErr w:type="gramStart"/>
      <w:r w:rsidRPr="0010005D">
        <w:rPr>
          <w:rFonts w:ascii="Times New Roman" w:eastAsia="宋体" w:hAnsi="Times New Roman" w:cs="仿宋_GB2312" w:hint="eastAsia"/>
          <w:bCs/>
        </w:rPr>
        <w:t>说明微博是</w:t>
      </w:r>
      <w:proofErr w:type="gramEnd"/>
      <w:r w:rsidRPr="0010005D">
        <w:rPr>
          <w:rFonts w:ascii="Times New Roman" w:eastAsia="宋体" w:hAnsi="Times New Roman" w:cs="仿宋_GB2312" w:hint="eastAsia"/>
          <w:bCs/>
        </w:rPr>
        <w:t>交通领域舆情最重要的首发平台。今日头条（</w:t>
      </w:r>
      <w:proofErr w:type="gramStart"/>
      <w:r w:rsidRPr="0010005D">
        <w:rPr>
          <w:rFonts w:ascii="Times New Roman" w:eastAsia="宋体" w:hAnsi="Times New Roman" w:cs="仿宋_GB2312" w:hint="eastAsia"/>
          <w:bCs/>
        </w:rPr>
        <w:t>含抖音</w:t>
      </w:r>
      <w:proofErr w:type="gramEnd"/>
      <w:r w:rsidRPr="0010005D">
        <w:rPr>
          <w:rFonts w:ascii="Times New Roman" w:eastAsia="宋体" w:hAnsi="Times New Roman" w:cs="仿宋_GB2312" w:hint="eastAsia"/>
          <w:bCs/>
        </w:rPr>
        <w:t>同系）占</w:t>
      </w:r>
      <w:r w:rsidRPr="0010005D">
        <w:rPr>
          <w:rFonts w:ascii="Times New Roman" w:eastAsia="宋体" w:hAnsi="Times New Roman" w:cs="仿宋_GB2312" w:hint="eastAsia"/>
          <w:bCs/>
        </w:rPr>
        <w:t>26.8%</w:t>
      </w:r>
      <w:r w:rsidRPr="0010005D">
        <w:rPr>
          <w:rFonts w:ascii="Times New Roman" w:eastAsia="宋体" w:hAnsi="Times New Roman" w:cs="仿宋_GB2312" w:hint="eastAsia"/>
          <w:bCs/>
        </w:rPr>
        <w:t>，紧随其后。</w:t>
      </w:r>
    </w:p>
    <w:p w14:paraId="15D78E33"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进一步来看，知乎（</w:t>
      </w:r>
      <w:r w:rsidRPr="0010005D">
        <w:rPr>
          <w:rFonts w:ascii="Times New Roman" w:eastAsia="宋体" w:hAnsi="Times New Roman" w:cs="仿宋_GB2312" w:hint="eastAsia"/>
          <w:bCs/>
        </w:rPr>
        <w:t>6.2%</w:t>
      </w:r>
      <w:r w:rsidRPr="0010005D">
        <w:rPr>
          <w:rFonts w:ascii="Times New Roman" w:eastAsia="宋体" w:hAnsi="Times New Roman" w:cs="仿宋_GB2312" w:hint="eastAsia"/>
          <w:bCs/>
        </w:rPr>
        <w:t>）和微信（</w:t>
      </w:r>
      <w:r w:rsidRPr="0010005D">
        <w:rPr>
          <w:rFonts w:ascii="Times New Roman" w:eastAsia="宋体" w:hAnsi="Times New Roman" w:cs="仿宋_GB2312" w:hint="eastAsia"/>
          <w:bCs/>
        </w:rPr>
        <w:t>4.1%</w:t>
      </w:r>
      <w:r w:rsidRPr="0010005D">
        <w:rPr>
          <w:rFonts w:ascii="Times New Roman" w:eastAsia="宋体" w:hAnsi="Times New Roman" w:cs="仿宋_GB2312" w:hint="eastAsia"/>
          <w:bCs/>
        </w:rPr>
        <w:t>）是网络平台诱发舆情的第二梯队平台。但电视</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纸媒（</w:t>
      </w:r>
      <w:r w:rsidRPr="0010005D">
        <w:rPr>
          <w:rFonts w:ascii="Times New Roman" w:eastAsia="宋体" w:hAnsi="Times New Roman" w:cs="仿宋_GB2312" w:hint="eastAsia"/>
          <w:bCs/>
        </w:rPr>
        <w:t>6.5%</w:t>
      </w:r>
      <w:r w:rsidRPr="0010005D">
        <w:rPr>
          <w:rFonts w:ascii="Times New Roman" w:eastAsia="宋体" w:hAnsi="Times New Roman" w:cs="仿宋_GB2312" w:hint="eastAsia"/>
          <w:bCs/>
        </w:rPr>
        <w:t>）和官网（</w:t>
      </w:r>
      <w:r w:rsidRPr="0010005D">
        <w:rPr>
          <w:rFonts w:ascii="Times New Roman" w:eastAsia="宋体" w:hAnsi="Times New Roman" w:cs="仿宋_GB2312" w:hint="eastAsia"/>
          <w:bCs/>
        </w:rPr>
        <w:t>4.0%</w:t>
      </w:r>
      <w:r w:rsidRPr="0010005D">
        <w:rPr>
          <w:rFonts w:ascii="Times New Roman" w:eastAsia="宋体" w:hAnsi="Times New Roman" w:cs="仿宋_GB2312" w:hint="eastAsia"/>
          <w:bCs/>
        </w:rPr>
        <w:t>）占比仅略超</w:t>
      </w:r>
      <w:r w:rsidRPr="0010005D">
        <w:rPr>
          <w:rFonts w:ascii="Times New Roman" w:eastAsia="宋体" w:hAnsi="Times New Roman" w:cs="仿宋_GB2312" w:hint="eastAsia"/>
          <w:bCs/>
        </w:rPr>
        <w:t>10%</w:t>
      </w:r>
      <w:r w:rsidRPr="0010005D">
        <w:rPr>
          <w:rFonts w:ascii="Times New Roman" w:eastAsia="宋体" w:hAnsi="Times New Roman" w:cs="仿宋_GB2312" w:hint="eastAsia"/>
          <w:bCs/>
        </w:rPr>
        <w:t>，且均由“情况通报”而来。</w:t>
      </w:r>
    </w:p>
    <w:p w14:paraId="0976F054" w14:textId="77777777" w:rsidR="00527DAD" w:rsidRPr="0010005D" w:rsidRDefault="00527DAD" w:rsidP="00527DAD">
      <w:pPr>
        <w:spacing w:line="360" w:lineRule="auto"/>
        <w:ind w:firstLineChars="400" w:firstLine="880"/>
        <w:rPr>
          <w:rFonts w:ascii="Times New Roman" w:eastAsia="宋体" w:hAnsi="Times New Roman" w:cs="仿宋_GB2312"/>
          <w:bCs/>
        </w:rPr>
      </w:pPr>
      <w:r w:rsidRPr="0010005D">
        <w:rPr>
          <w:rFonts w:ascii="Times New Roman" w:eastAsia="宋体" w:hAnsi="Times New Roman" w:cs="仿宋_GB2312" w:hint="eastAsia"/>
          <w:bCs/>
          <w:sz w:val="22"/>
        </w:rPr>
        <w:t>表</w:t>
      </w:r>
      <w:r w:rsidRPr="0010005D">
        <w:rPr>
          <w:rFonts w:ascii="Times New Roman" w:eastAsia="宋体" w:hAnsi="Times New Roman" w:cs="仿宋_GB2312" w:hint="eastAsia"/>
          <w:bCs/>
          <w:sz w:val="22"/>
        </w:rPr>
        <w:t>12</w:t>
      </w:r>
      <w:r w:rsidRPr="0010005D">
        <w:rPr>
          <w:rFonts w:ascii="Times New Roman" w:eastAsia="宋体" w:hAnsi="Times New Roman" w:cs="仿宋_GB2312" w:hint="eastAsia"/>
          <w:bCs/>
          <w:sz w:val="22"/>
        </w:rPr>
        <w:t>：</w:t>
      </w:r>
      <w:r w:rsidRPr="0010005D">
        <w:rPr>
          <w:rFonts w:ascii="Times New Roman" w:eastAsia="宋体" w:hAnsi="Times New Roman" w:cs="仿宋_GB2312" w:hint="eastAsia"/>
          <w:bCs/>
          <w:sz w:val="22"/>
        </w:rPr>
        <w:t xml:space="preserve"> 2022-2025</w:t>
      </w:r>
      <w:r w:rsidRPr="0010005D">
        <w:rPr>
          <w:rFonts w:ascii="Times New Roman" w:eastAsia="宋体" w:hAnsi="Times New Roman" w:cs="仿宋_GB2312" w:hint="eastAsia"/>
          <w:bCs/>
          <w:sz w:val="22"/>
        </w:rPr>
        <w:t>年交通舆情事件一级平台分布与传播指标</w:t>
      </w:r>
    </w:p>
    <w:tbl>
      <w:tblPr>
        <w:tblW w:w="8521" w:type="dxa"/>
        <w:jc w:val="center"/>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957"/>
        <w:gridCol w:w="1113"/>
        <w:gridCol w:w="1241"/>
        <w:gridCol w:w="2070"/>
        <w:gridCol w:w="2140"/>
      </w:tblGrid>
      <w:tr w:rsidR="00527DAD" w:rsidRPr="0010005D" w14:paraId="13D95B22" w14:textId="77777777" w:rsidTr="00C00EE5">
        <w:trPr>
          <w:tblHeader/>
          <w:jc w:val="center"/>
        </w:trPr>
        <w:tc>
          <w:tcPr>
            <w:tcW w:w="1957" w:type="dxa"/>
            <w:tcBorders>
              <w:bottom w:val="single" w:sz="4" w:space="0" w:color="auto"/>
            </w:tcBorders>
            <w:shd w:val="clear" w:color="auto" w:fill="auto"/>
            <w:tcMar>
              <w:top w:w="60" w:type="dxa"/>
              <w:left w:w="120" w:type="dxa"/>
              <w:bottom w:w="30" w:type="dxa"/>
              <w:right w:w="120" w:type="dxa"/>
            </w:tcMar>
            <w:vAlign w:val="center"/>
          </w:tcPr>
          <w:p w14:paraId="32EE8A07"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一级平台</w:t>
            </w:r>
          </w:p>
        </w:tc>
        <w:tc>
          <w:tcPr>
            <w:tcW w:w="1113" w:type="dxa"/>
            <w:tcBorders>
              <w:bottom w:val="single" w:sz="4" w:space="0" w:color="auto"/>
            </w:tcBorders>
            <w:shd w:val="clear" w:color="auto" w:fill="auto"/>
            <w:tcMar>
              <w:top w:w="60" w:type="dxa"/>
              <w:left w:w="120" w:type="dxa"/>
              <w:bottom w:w="30" w:type="dxa"/>
              <w:right w:w="120" w:type="dxa"/>
            </w:tcMar>
            <w:vAlign w:val="center"/>
          </w:tcPr>
          <w:p w14:paraId="0431FB46"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事件数</w:t>
            </w:r>
          </w:p>
        </w:tc>
        <w:tc>
          <w:tcPr>
            <w:tcW w:w="1241" w:type="dxa"/>
            <w:tcBorders>
              <w:bottom w:val="single" w:sz="4" w:space="0" w:color="auto"/>
            </w:tcBorders>
            <w:shd w:val="clear" w:color="auto" w:fill="auto"/>
            <w:tcMar>
              <w:top w:w="60" w:type="dxa"/>
              <w:left w:w="120" w:type="dxa"/>
              <w:bottom w:w="30" w:type="dxa"/>
              <w:right w:w="120" w:type="dxa"/>
            </w:tcMar>
            <w:vAlign w:val="center"/>
          </w:tcPr>
          <w:p w14:paraId="0C815FE9"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占比</w:t>
            </w:r>
            <w:r w:rsidRPr="0010005D">
              <w:rPr>
                <w:rFonts w:ascii="Times New Roman" w:eastAsia="宋体" w:hAnsi="Times New Roman" w:cs="黑体" w:hint="eastAsia"/>
                <w:b/>
                <w:bCs/>
                <w:sz w:val="18"/>
                <w:szCs w:val="18"/>
              </w:rPr>
              <w:t>(%)</w:t>
            </w:r>
          </w:p>
        </w:tc>
        <w:tc>
          <w:tcPr>
            <w:tcW w:w="2070" w:type="dxa"/>
            <w:tcBorders>
              <w:bottom w:val="single" w:sz="4" w:space="0" w:color="auto"/>
            </w:tcBorders>
            <w:shd w:val="clear" w:color="auto" w:fill="auto"/>
            <w:tcMar>
              <w:top w:w="60" w:type="dxa"/>
              <w:left w:w="120" w:type="dxa"/>
              <w:bottom w:w="30" w:type="dxa"/>
              <w:right w:w="120" w:type="dxa"/>
            </w:tcMar>
            <w:vAlign w:val="center"/>
          </w:tcPr>
          <w:p w14:paraId="5A4918F4"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大</w:t>
            </w:r>
            <w:r w:rsidRPr="0010005D">
              <w:rPr>
                <w:rFonts w:ascii="Times New Roman" w:eastAsia="宋体" w:hAnsi="Times New Roman" w:cs="黑体" w:hint="eastAsia"/>
                <w:b/>
                <w:bCs/>
                <w:sz w:val="18"/>
                <w:szCs w:val="18"/>
              </w:rPr>
              <w:t>V</w:t>
            </w:r>
            <w:r w:rsidRPr="0010005D">
              <w:rPr>
                <w:rFonts w:ascii="Times New Roman" w:eastAsia="宋体" w:hAnsi="Times New Roman" w:cs="黑体" w:hint="eastAsia"/>
                <w:b/>
                <w:bCs/>
                <w:sz w:val="18"/>
                <w:szCs w:val="18"/>
              </w:rPr>
              <w:t>介入率</w:t>
            </w:r>
            <w:r w:rsidRPr="0010005D">
              <w:rPr>
                <w:rFonts w:ascii="Times New Roman" w:eastAsia="宋体" w:hAnsi="Times New Roman" w:cs="黑体" w:hint="eastAsia"/>
                <w:b/>
                <w:bCs/>
                <w:sz w:val="18"/>
                <w:szCs w:val="18"/>
              </w:rPr>
              <w:t>(%)</w:t>
            </w:r>
          </w:p>
        </w:tc>
        <w:tc>
          <w:tcPr>
            <w:tcW w:w="2140" w:type="dxa"/>
            <w:tcBorders>
              <w:bottom w:val="single" w:sz="4" w:space="0" w:color="auto"/>
            </w:tcBorders>
            <w:shd w:val="clear" w:color="auto" w:fill="auto"/>
            <w:tcMar>
              <w:top w:w="60" w:type="dxa"/>
              <w:left w:w="120" w:type="dxa"/>
              <w:bottom w:w="30" w:type="dxa"/>
              <w:right w:w="120" w:type="dxa"/>
            </w:tcMar>
            <w:vAlign w:val="center"/>
          </w:tcPr>
          <w:p w14:paraId="414F2208"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平均关联</w:t>
            </w:r>
            <w:proofErr w:type="gramStart"/>
            <w:r w:rsidRPr="0010005D">
              <w:rPr>
                <w:rFonts w:ascii="Times New Roman" w:eastAsia="宋体" w:hAnsi="Times New Roman" w:cs="黑体" w:hint="eastAsia"/>
                <w:b/>
                <w:bCs/>
                <w:sz w:val="18"/>
                <w:szCs w:val="18"/>
              </w:rPr>
              <w:t>媒体数</w:t>
            </w:r>
            <w:proofErr w:type="gramEnd"/>
          </w:p>
        </w:tc>
      </w:tr>
      <w:tr w:rsidR="00527DAD" w:rsidRPr="0010005D" w14:paraId="4F33E8F5" w14:textId="77777777" w:rsidTr="00C00EE5">
        <w:trPr>
          <w:jc w:val="center"/>
        </w:trPr>
        <w:tc>
          <w:tcPr>
            <w:tcW w:w="1957" w:type="dxa"/>
            <w:tcBorders>
              <w:top w:val="single" w:sz="4" w:space="0" w:color="auto"/>
            </w:tcBorders>
            <w:shd w:val="clear" w:color="auto" w:fill="auto"/>
            <w:tcMar>
              <w:top w:w="60" w:type="dxa"/>
              <w:left w:w="120" w:type="dxa"/>
              <w:bottom w:w="30" w:type="dxa"/>
              <w:right w:w="120" w:type="dxa"/>
            </w:tcMar>
            <w:vAlign w:val="center"/>
          </w:tcPr>
          <w:p w14:paraId="1489F31B"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微博</w:t>
            </w:r>
            <w:proofErr w:type="gramEnd"/>
          </w:p>
        </w:tc>
        <w:tc>
          <w:tcPr>
            <w:tcW w:w="1113" w:type="dxa"/>
            <w:tcBorders>
              <w:top w:val="single" w:sz="4" w:space="0" w:color="auto"/>
            </w:tcBorders>
            <w:shd w:val="clear" w:color="auto" w:fill="auto"/>
            <w:tcMar>
              <w:top w:w="60" w:type="dxa"/>
              <w:left w:w="120" w:type="dxa"/>
              <w:bottom w:w="30" w:type="dxa"/>
              <w:right w:w="120" w:type="dxa"/>
            </w:tcMar>
            <w:vAlign w:val="center"/>
          </w:tcPr>
          <w:p w14:paraId="0B401ECA"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187</w:t>
            </w:r>
          </w:p>
        </w:tc>
        <w:tc>
          <w:tcPr>
            <w:tcW w:w="1241" w:type="dxa"/>
            <w:tcBorders>
              <w:top w:val="single" w:sz="4" w:space="0" w:color="auto"/>
            </w:tcBorders>
            <w:shd w:val="clear" w:color="auto" w:fill="auto"/>
            <w:tcMar>
              <w:top w:w="60" w:type="dxa"/>
              <w:left w:w="120" w:type="dxa"/>
              <w:bottom w:w="30" w:type="dxa"/>
              <w:right w:w="120" w:type="dxa"/>
            </w:tcMar>
            <w:vAlign w:val="center"/>
          </w:tcPr>
          <w:p w14:paraId="35E9E5E7"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52.4</w:t>
            </w:r>
          </w:p>
        </w:tc>
        <w:tc>
          <w:tcPr>
            <w:tcW w:w="2070" w:type="dxa"/>
            <w:tcBorders>
              <w:top w:val="single" w:sz="4" w:space="0" w:color="auto"/>
            </w:tcBorders>
            <w:shd w:val="clear" w:color="auto" w:fill="auto"/>
            <w:tcMar>
              <w:top w:w="60" w:type="dxa"/>
              <w:left w:w="120" w:type="dxa"/>
              <w:bottom w:w="30" w:type="dxa"/>
              <w:right w:w="120" w:type="dxa"/>
            </w:tcMar>
            <w:vAlign w:val="center"/>
          </w:tcPr>
          <w:p w14:paraId="6925A36F"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61</w:t>
            </w:r>
          </w:p>
        </w:tc>
        <w:tc>
          <w:tcPr>
            <w:tcW w:w="2140" w:type="dxa"/>
            <w:tcBorders>
              <w:top w:val="single" w:sz="4" w:space="0" w:color="auto"/>
            </w:tcBorders>
            <w:shd w:val="clear" w:color="auto" w:fill="auto"/>
            <w:tcMar>
              <w:top w:w="60" w:type="dxa"/>
              <w:left w:w="120" w:type="dxa"/>
              <w:bottom w:w="30" w:type="dxa"/>
              <w:right w:w="120" w:type="dxa"/>
            </w:tcMar>
            <w:vAlign w:val="center"/>
          </w:tcPr>
          <w:p w14:paraId="63FBD554"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18.3</w:t>
            </w:r>
          </w:p>
        </w:tc>
      </w:tr>
      <w:tr w:rsidR="00527DAD" w:rsidRPr="0010005D" w14:paraId="2B1244AE" w14:textId="77777777" w:rsidTr="00C00EE5">
        <w:trPr>
          <w:jc w:val="center"/>
        </w:trPr>
        <w:tc>
          <w:tcPr>
            <w:tcW w:w="1957" w:type="dxa"/>
            <w:shd w:val="clear" w:color="auto" w:fill="auto"/>
            <w:tcMar>
              <w:top w:w="60" w:type="dxa"/>
              <w:left w:w="120" w:type="dxa"/>
              <w:bottom w:w="30" w:type="dxa"/>
              <w:right w:w="120" w:type="dxa"/>
            </w:tcMar>
            <w:vAlign w:val="center"/>
          </w:tcPr>
          <w:p w14:paraId="157CD8FF"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今日头条</w:t>
            </w:r>
            <w:r w:rsidRPr="0010005D">
              <w:rPr>
                <w:rFonts w:ascii="Times New Roman" w:eastAsia="宋体" w:hAnsi="Times New Roman" w:cs="宋体" w:hint="eastAsia"/>
                <w:bCs/>
                <w:sz w:val="18"/>
                <w:szCs w:val="18"/>
              </w:rPr>
              <w:t>/</w:t>
            </w:r>
            <w:proofErr w:type="gramStart"/>
            <w:r w:rsidRPr="0010005D">
              <w:rPr>
                <w:rFonts w:ascii="Times New Roman" w:eastAsia="宋体" w:hAnsi="Times New Roman" w:cs="宋体" w:hint="eastAsia"/>
                <w:bCs/>
                <w:sz w:val="18"/>
                <w:szCs w:val="18"/>
              </w:rPr>
              <w:t>抖音</w:t>
            </w:r>
            <w:proofErr w:type="gramEnd"/>
          </w:p>
        </w:tc>
        <w:tc>
          <w:tcPr>
            <w:tcW w:w="1113" w:type="dxa"/>
            <w:shd w:val="clear" w:color="auto" w:fill="auto"/>
            <w:tcMar>
              <w:top w:w="60" w:type="dxa"/>
              <w:left w:w="120" w:type="dxa"/>
              <w:bottom w:w="30" w:type="dxa"/>
              <w:right w:w="120" w:type="dxa"/>
            </w:tcMar>
            <w:vAlign w:val="center"/>
          </w:tcPr>
          <w:p w14:paraId="719D67E1"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96</w:t>
            </w:r>
          </w:p>
        </w:tc>
        <w:tc>
          <w:tcPr>
            <w:tcW w:w="1241" w:type="dxa"/>
            <w:shd w:val="clear" w:color="auto" w:fill="auto"/>
            <w:tcMar>
              <w:top w:w="60" w:type="dxa"/>
              <w:left w:w="120" w:type="dxa"/>
              <w:bottom w:w="30" w:type="dxa"/>
              <w:right w:w="120" w:type="dxa"/>
            </w:tcMar>
            <w:vAlign w:val="center"/>
          </w:tcPr>
          <w:p w14:paraId="3EA71A40"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26.8</w:t>
            </w:r>
          </w:p>
        </w:tc>
        <w:tc>
          <w:tcPr>
            <w:tcW w:w="2070" w:type="dxa"/>
            <w:shd w:val="clear" w:color="auto" w:fill="auto"/>
            <w:tcMar>
              <w:top w:w="60" w:type="dxa"/>
              <w:left w:w="120" w:type="dxa"/>
              <w:bottom w:w="30" w:type="dxa"/>
              <w:right w:w="120" w:type="dxa"/>
            </w:tcMar>
            <w:vAlign w:val="center"/>
          </w:tcPr>
          <w:p w14:paraId="2BA6D84D"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c>
          <w:tcPr>
            <w:tcW w:w="2140" w:type="dxa"/>
            <w:shd w:val="clear" w:color="auto" w:fill="auto"/>
            <w:tcMar>
              <w:top w:w="60" w:type="dxa"/>
              <w:left w:w="120" w:type="dxa"/>
              <w:bottom w:w="30" w:type="dxa"/>
              <w:right w:w="120" w:type="dxa"/>
            </w:tcMar>
            <w:vAlign w:val="center"/>
          </w:tcPr>
          <w:p w14:paraId="3AC4CDA7"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12.7</w:t>
            </w:r>
          </w:p>
        </w:tc>
      </w:tr>
      <w:tr w:rsidR="00527DAD" w:rsidRPr="0010005D" w14:paraId="3CA50B35" w14:textId="77777777" w:rsidTr="00C00EE5">
        <w:trPr>
          <w:jc w:val="center"/>
        </w:trPr>
        <w:tc>
          <w:tcPr>
            <w:tcW w:w="1957" w:type="dxa"/>
            <w:shd w:val="clear" w:color="auto" w:fill="auto"/>
            <w:tcMar>
              <w:top w:w="60" w:type="dxa"/>
              <w:left w:w="120" w:type="dxa"/>
              <w:bottom w:w="30" w:type="dxa"/>
              <w:right w:w="120" w:type="dxa"/>
            </w:tcMar>
            <w:vAlign w:val="center"/>
          </w:tcPr>
          <w:p w14:paraId="76E185D9"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知乎</w:t>
            </w:r>
          </w:p>
        </w:tc>
        <w:tc>
          <w:tcPr>
            <w:tcW w:w="1113" w:type="dxa"/>
            <w:shd w:val="clear" w:color="auto" w:fill="auto"/>
            <w:tcMar>
              <w:top w:w="60" w:type="dxa"/>
              <w:left w:w="120" w:type="dxa"/>
              <w:bottom w:w="30" w:type="dxa"/>
              <w:right w:w="120" w:type="dxa"/>
            </w:tcMar>
            <w:vAlign w:val="center"/>
          </w:tcPr>
          <w:p w14:paraId="44D8D057"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22</w:t>
            </w:r>
          </w:p>
        </w:tc>
        <w:tc>
          <w:tcPr>
            <w:tcW w:w="1241" w:type="dxa"/>
            <w:shd w:val="clear" w:color="auto" w:fill="auto"/>
            <w:tcMar>
              <w:top w:w="60" w:type="dxa"/>
              <w:left w:w="120" w:type="dxa"/>
              <w:bottom w:w="30" w:type="dxa"/>
              <w:right w:w="120" w:type="dxa"/>
            </w:tcMar>
            <w:vAlign w:val="center"/>
          </w:tcPr>
          <w:p w14:paraId="4CBD72D8"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6.2</w:t>
            </w:r>
          </w:p>
        </w:tc>
        <w:tc>
          <w:tcPr>
            <w:tcW w:w="2070" w:type="dxa"/>
            <w:shd w:val="clear" w:color="auto" w:fill="auto"/>
            <w:tcMar>
              <w:top w:w="60" w:type="dxa"/>
              <w:left w:w="120" w:type="dxa"/>
              <w:bottom w:w="30" w:type="dxa"/>
              <w:right w:w="120" w:type="dxa"/>
            </w:tcMar>
            <w:vAlign w:val="center"/>
          </w:tcPr>
          <w:p w14:paraId="1AEBAF2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27</w:t>
            </w:r>
          </w:p>
        </w:tc>
        <w:tc>
          <w:tcPr>
            <w:tcW w:w="2140" w:type="dxa"/>
            <w:shd w:val="clear" w:color="auto" w:fill="auto"/>
            <w:tcMar>
              <w:top w:w="60" w:type="dxa"/>
              <w:left w:w="120" w:type="dxa"/>
              <w:bottom w:w="30" w:type="dxa"/>
              <w:right w:w="120" w:type="dxa"/>
            </w:tcMar>
            <w:vAlign w:val="center"/>
          </w:tcPr>
          <w:p w14:paraId="5EAA0C41"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9.5</w:t>
            </w:r>
          </w:p>
        </w:tc>
      </w:tr>
      <w:tr w:rsidR="00527DAD" w:rsidRPr="0010005D" w14:paraId="71B2FF89" w14:textId="77777777" w:rsidTr="00C00EE5">
        <w:trPr>
          <w:jc w:val="center"/>
        </w:trPr>
        <w:tc>
          <w:tcPr>
            <w:tcW w:w="1957" w:type="dxa"/>
            <w:shd w:val="clear" w:color="auto" w:fill="auto"/>
            <w:tcMar>
              <w:top w:w="60" w:type="dxa"/>
              <w:left w:w="120" w:type="dxa"/>
              <w:bottom w:w="30" w:type="dxa"/>
              <w:right w:w="120" w:type="dxa"/>
            </w:tcMar>
            <w:vAlign w:val="center"/>
          </w:tcPr>
          <w:p w14:paraId="22ABB1D1"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微信</w:t>
            </w:r>
            <w:proofErr w:type="gramEnd"/>
          </w:p>
        </w:tc>
        <w:tc>
          <w:tcPr>
            <w:tcW w:w="1113" w:type="dxa"/>
            <w:shd w:val="clear" w:color="auto" w:fill="auto"/>
            <w:tcMar>
              <w:top w:w="60" w:type="dxa"/>
              <w:left w:w="120" w:type="dxa"/>
              <w:bottom w:w="30" w:type="dxa"/>
              <w:right w:w="120" w:type="dxa"/>
            </w:tcMar>
            <w:vAlign w:val="center"/>
          </w:tcPr>
          <w:p w14:paraId="2FD1764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15</w:t>
            </w:r>
          </w:p>
        </w:tc>
        <w:tc>
          <w:tcPr>
            <w:tcW w:w="1241" w:type="dxa"/>
            <w:shd w:val="clear" w:color="auto" w:fill="auto"/>
            <w:tcMar>
              <w:top w:w="60" w:type="dxa"/>
              <w:left w:w="120" w:type="dxa"/>
              <w:bottom w:w="30" w:type="dxa"/>
              <w:right w:w="120" w:type="dxa"/>
            </w:tcMar>
            <w:vAlign w:val="center"/>
          </w:tcPr>
          <w:p w14:paraId="11B3ED25"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4.1</w:t>
            </w:r>
          </w:p>
        </w:tc>
        <w:tc>
          <w:tcPr>
            <w:tcW w:w="2070" w:type="dxa"/>
            <w:shd w:val="clear" w:color="auto" w:fill="auto"/>
            <w:tcMar>
              <w:top w:w="60" w:type="dxa"/>
              <w:left w:w="120" w:type="dxa"/>
              <w:bottom w:w="30" w:type="dxa"/>
              <w:right w:w="120" w:type="dxa"/>
            </w:tcMar>
            <w:vAlign w:val="center"/>
          </w:tcPr>
          <w:p w14:paraId="3E9D6C5F"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13</w:t>
            </w:r>
          </w:p>
        </w:tc>
        <w:tc>
          <w:tcPr>
            <w:tcW w:w="2140" w:type="dxa"/>
            <w:shd w:val="clear" w:color="auto" w:fill="auto"/>
            <w:tcMar>
              <w:top w:w="60" w:type="dxa"/>
              <w:left w:w="120" w:type="dxa"/>
              <w:bottom w:w="30" w:type="dxa"/>
              <w:right w:w="120" w:type="dxa"/>
            </w:tcMar>
            <w:vAlign w:val="center"/>
          </w:tcPr>
          <w:p w14:paraId="385360BD"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6.2</w:t>
            </w:r>
          </w:p>
        </w:tc>
      </w:tr>
      <w:tr w:rsidR="00527DAD" w:rsidRPr="0010005D" w14:paraId="1BDE8D99" w14:textId="77777777" w:rsidTr="00C00EE5">
        <w:trPr>
          <w:jc w:val="center"/>
        </w:trPr>
        <w:tc>
          <w:tcPr>
            <w:tcW w:w="1957" w:type="dxa"/>
            <w:shd w:val="clear" w:color="auto" w:fill="auto"/>
            <w:tcMar>
              <w:top w:w="60" w:type="dxa"/>
              <w:left w:w="120" w:type="dxa"/>
              <w:bottom w:w="30" w:type="dxa"/>
              <w:right w:w="120" w:type="dxa"/>
            </w:tcMar>
            <w:vAlign w:val="center"/>
          </w:tcPr>
          <w:p w14:paraId="7B02128B"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电视</w:t>
            </w:r>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纸媒</w:t>
            </w:r>
          </w:p>
        </w:tc>
        <w:tc>
          <w:tcPr>
            <w:tcW w:w="1113" w:type="dxa"/>
            <w:shd w:val="clear" w:color="auto" w:fill="auto"/>
            <w:tcMar>
              <w:top w:w="60" w:type="dxa"/>
              <w:left w:w="120" w:type="dxa"/>
              <w:bottom w:w="30" w:type="dxa"/>
              <w:right w:w="120" w:type="dxa"/>
            </w:tcMar>
            <w:vAlign w:val="center"/>
          </w:tcPr>
          <w:p w14:paraId="198E4E5E"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23</w:t>
            </w:r>
          </w:p>
        </w:tc>
        <w:tc>
          <w:tcPr>
            <w:tcW w:w="1241" w:type="dxa"/>
            <w:shd w:val="clear" w:color="auto" w:fill="auto"/>
            <w:tcMar>
              <w:top w:w="60" w:type="dxa"/>
              <w:left w:w="120" w:type="dxa"/>
              <w:bottom w:w="30" w:type="dxa"/>
              <w:right w:w="120" w:type="dxa"/>
            </w:tcMar>
            <w:vAlign w:val="center"/>
          </w:tcPr>
          <w:p w14:paraId="036126F9"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6.5</w:t>
            </w:r>
          </w:p>
        </w:tc>
        <w:tc>
          <w:tcPr>
            <w:tcW w:w="2070" w:type="dxa"/>
            <w:shd w:val="clear" w:color="auto" w:fill="auto"/>
            <w:tcMar>
              <w:top w:w="60" w:type="dxa"/>
              <w:left w:w="120" w:type="dxa"/>
              <w:bottom w:w="30" w:type="dxa"/>
              <w:right w:w="120" w:type="dxa"/>
            </w:tcMar>
            <w:vAlign w:val="center"/>
          </w:tcPr>
          <w:p w14:paraId="4120C22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22</w:t>
            </w:r>
          </w:p>
        </w:tc>
        <w:tc>
          <w:tcPr>
            <w:tcW w:w="2140" w:type="dxa"/>
            <w:shd w:val="clear" w:color="auto" w:fill="auto"/>
            <w:tcMar>
              <w:top w:w="60" w:type="dxa"/>
              <w:left w:w="120" w:type="dxa"/>
              <w:bottom w:w="30" w:type="dxa"/>
              <w:right w:w="120" w:type="dxa"/>
            </w:tcMar>
            <w:vAlign w:val="center"/>
          </w:tcPr>
          <w:p w14:paraId="20C40AC9"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14.1</w:t>
            </w:r>
          </w:p>
        </w:tc>
      </w:tr>
      <w:tr w:rsidR="00527DAD" w:rsidRPr="0010005D" w14:paraId="6D5BCC21" w14:textId="77777777" w:rsidTr="00C00EE5">
        <w:trPr>
          <w:jc w:val="center"/>
        </w:trPr>
        <w:tc>
          <w:tcPr>
            <w:tcW w:w="1957" w:type="dxa"/>
            <w:shd w:val="clear" w:color="auto" w:fill="auto"/>
            <w:tcMar>
              <w:top w:w="60" w:type="dxa"/>
              <w:left w:w="120" w:type="dxa"/>
              <w:bottom w:w="30" w:type="dxa"/>
              <w:right w:w="120" w:type="dxa"/>
            </w:tcMar>
            <w:vAlign w:val="center"/>
          </w:tcPr>
          <w:p w14:paraId="43EAF27C"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官网</w:t>
            </w:r>
            <w:proofErr w:type="gramEnd"/>
          </w:p>
        </w:tc>
        <w:tc>
          <w:tcPr>
            <w:tcW w:w="1113" w:type="dxa"/>
            <w:shd w:val="clear" w:color="auto" w:fill="auto"/>
            <w:tcMar>
              <w:top w:w="60" w:type="dxa"/>
              <w:left w:w="120" w:type="dxa"/>
              <w:bottom w:w="30" w:type="dxa"/>
              <w:right w:w="120" w:type="dxa"/>
            </w:tcMar>
            <w:vAlign w:val="center"/>
          </w:tcPr>
          <w:p w14:paraId="276558F6"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14</w:t>
            </w:r>
          </w:p>
        </w:tc>
        <w:tc>
          <w:tcPr>
            <w:tcW w:w="1241" w:type="dxa"/>
            <w:shd w:val="clear" w:color="auto" w:fill="auto"/>
            <w:tcMar>
              <w:top w:w="60" w:type="dxa"/>
              <w:left w:w="120" w:type="dxa"/>
              <w:bottom w:w="30" w:type="dxa"/>
              <w:right w:w="120" w:type="dxa"/>
            </w:tcMar>
            <w:vAlign w:val="center"/>
          </w:tcPr>
          <w:p w14:paraId="7612AE01" w14:textId="77777777" w:rsidR="00527DAD" w:rsidRPr="0010005D" w:rsidRDefault="00527DAD" w:rsidP="00C00EE5">
            <w:pPr>
              <w:snapToGrid w:val="0"/>
              <w:spacing w:line="240" w:lineRule="auto"/>
              <w:ind w:firstLine="0"/>
              <w:jc w:val="right"/>
              <w:rPr>
                <w:rFonts w:ascii="Times New Roman" w:eastAsia="宋体" w:hAnsi="Times New Roman" w:cs="宋体"/>
                <w:bCs/>
                <w:sz w:val="18"/>
                <w:szCs w:val="18"/>
              </w:rPr>
            </w:pPr>
            <w:r w:rsidRPr="0010005D">
              <w:rPr>
                <w:rFonts w:ascii="Times New Roman" w:eastAsia="宋体" w:hAnsi="Times New Roman" w:cs="宋体" w:hint="eastAsia"/>
                <w:bCs/>
                <w:sz w:val="18"/>
                <w:szCs w:val="18"/>
              </w:rPr>
              <w:t>4.0</w:t>
            </w:r>
          </w:p>
        </w:tc>
        <w:tc>
          <w:tcPr>
            <w:tcW w:w="2070" w:type="dxa"/>
            <w:shd w:val="clear" w:color="auto" w:fill="auto"/>
            <w:tcMar>
              <w:top w:w="60" w:type="dxa"/>
              <w:left w:w="120" w:type="dxa"/>
              <w:bottom w:w="30" w:type="dxa"/>
              <w:right w:w="120" w:type="dxa"/>
            </w:tcMar>
            <w:vAlign w:val="center"/>
          </w:tcPr>
          <w:p w14:paraId="45AA57FF"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w:t>
            </w:r>
          </w:p>
        </w:tc>
        <w:tc>
          <w:tcPr>
            <w:tcW w:w="2140" w:type="dxa"/>
            <w:shd w:val="clear" w:color="auto" w:fill="auto"/>
            <w:tcMar>
              <w:top w:w="60" w:type="dxa"/>
              <w:left w:w="120" w:type="dxa"/>
              <w:bottom w:w="30" w:type="dxa"/>
              <w:right w:w="120" w:type="dxa"/>
            </w:tcMar>
            <w:vAlign w:val="center"/>
          </w:tcPr>
          <w:p w14:paraId="32FEA063"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4.8</w:t>
            </w:r>
          </w:p>
        </w:tc>
      </w:tr>
      <w:tr w:rsidR="00527DAD" w:rsidRPr="0010005D" w14:paraId="79E288C1" w14:textId="77777777" w:rsidTr="00C00EE5">
        <w:trPr>
          <w:jc w:val="center"/>
        </w:trPr>
        <w:tc>
          <w:tcPr>
            <w:tcW w:w="1957" w:type="dxa"/>
            <w:shd w:val="clear" w:color="auto" w:fill="auto"/>
            <w:tcMar>
              <w:top w:w="60" w:type="dxa"/>
              <w:left w:w="120" w:type="dxa"/>
              <w:bottom w:w="30" w:type="dxa"/>
              <w:right w:w="120" w:type="dxa"/>
            </w:tcMar>
            <w:vAlign w:val="center"/>
          </w:tcPr>
          <w:p w14:paraId="75B309D8" w14:textId="77777777" w:rsidR="00527DAD" w:rsidRPr="0010005D" w:rsidRDefault="00527DAD" w:rsidP="00C00EE5">
            <w:pPr>
              <w:snapToGrid w:val="0"/>
              <w:spacing w:line="240" w:lineRule="auto"/>
              <w:ind w:firstLine="0"/>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合计</w:t>
            </w:r>
          </w:p>
        </w:tc>
        <w:tc>
          <w:tcPr>
            <w:tcW w:w="1113" w:type="dxa"/>
            <w:shd w:val="clear" w:color="auto" w:fill="auto"/>
            <w:tcMar>
              <w:top w:w="60" w:type="dxa"/>
              <w:left w:w="120" w:type="dxa"/>
              <w:bottom w:w="30" w:type="dxa"/>
              <w:right w:w="120" w:type="dxa"/>
            </w:tcMar>
            <w:vAlign w:val="center"/>
          </w:tcPr>
          <w:p w14:paraId="708D870C" w14:textId="77777777" w:rsidR="00527DAD" w:rsidRPr="0010005D" w:rsidRDefault="00527DAD" w:rsidP="00C00EE5">
            <w:pPr>
              <w:snapToGrid w:val="0"/>
              <w:spacing w:line="240" w:lineRule="auto"/>
              <w:ind w:firstLine="0"/>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357</w:t>
            </w:r>
          </w:p>
        </w:tc>
        <w:tc>
          <w:tcPr>
            <w:tcW w:w="1241" w:type="dxa"/>
            <w:shd w:val="clear" w:color="auto" w:fill="auto"/>
            <w:tcMar>
              <w:top w:w="60" w:type="dxa"/>
              <w:left w:w="120" w:type="dxa"/>
              <w:bottom w:w="30" w:type="dxa"/>
              <w:right w:w="120" w:type="dxa"/>
            </w:tcMar>
            <w:vAlign w:val="center"/>
          </w:tcPr>
          <w:p w14:paraId="0082C0A3" w14:textId="77777777" w:rsidR="00527DAD" w:rsidRPr="0010005D" w:rsidRDefault="00527DAD" w:rsidP="00C00EE5">
            <w:pPr>
              <w:snapToGrid w:val="0"/>
              <w:spacing w:line="240" w:lineRule="auto"/>
              <w:ind w:firstLine="0"/>
              <w:jc w:val="right"/>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100</w:t>
            </w:r>
          </w:p>
        </w:tc>
        <w:tc>
          <w:tcPr>
            <w:tcW w:w="2070" w:type="dxa"/>
            <w:shd w:val="clear" w:color="auto" w:fill="auto"/>
            <w:tcMar>
              <w:top w:w="60" w:type="dxa"/>
              <w:left w:w="120" w:type="dxa"/>
              <w:bottom w:w="30" w:type="dxa"/>
              <w:right w:w="120" w:type="dxa"/>
            </w:tcMar>
            <w:vAlign w:val="center"/>
          </w:tcPr>
          <w:p w14:paraId="3324E8A2" w14:textId="77777777" w:rsidR="00527DAD" w:rsidRPr="0010005D" w:rsidRDefault="00527DAD" w:rsidP="00C00EE5">
            <w:pPr>
              <w:snapToGrid w:val="0"/>
              <w:spacing w:line="240" w:lineRule="auto"/>
              <w:ind w:firstLine="0"/>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w:t>
            </w:r>
          </w:p>
        </w:tc>
        <w:tc>
          <w:tcPr>
            <w:tcW w:w="2140" w:type="dxa"/>
            <w:shd w:val="clear" w:color="auto" w:fill="auto"/>
            <w:tcMar>
              <w:top w:w="60" w:type="dxa"/>
              <w:left w:w="120" w:type="dxa"/>
              <w:bottom w:w="30" w:type="dxa"/>
              <w:right w:w="120" w:type="dxa"/>
            </w:tcMar>
            <w:vAlign w:val="center"/>
          </w:tcPr>
          <w:p w14:paraId="29FD6A44" w14:textId="77777777" w:rsidR="00527DAD" w:rsidRPr="0010005D" w:rsidRDefault="00527DAD" w:rsidP="00C00EE5">
            <w:pPr>
              <w:snapToGrid w:val="0"/>
              <w:spacing w:line="240" w:lineRule="auto"/>
              <w:ind w:firstLine="0"/>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w:t>
            </w:r>
          </w:p>
        </w:tc>
      </w:tr>
    </w:tbl>
    <w:p w14:paraId="02A558B4" w14:textId="77777777" w:rsidR="00527DAD" w:rsidRPr="0010005D" w:rsidRDefault="00527DAD" w:rsidP="00527DAD">
      <w:pPr>
        <w:widowControl/>
        <w:numPr>
          <w:ilvl w:val="0"/>
          <w:numId w:val="3"/>
        </w:numPr>
        <w:shd w:val="clear" w:color="auto" w:fill="FFFFFF"/>
        <w:spacing w:after="240" w:line="480" w:lineRule="exact"/>
        <w:ind w:firstLineChars="200" w:firstLine="482"/>
        <w:textAlignment w:val="baseline"/>
        <w:rPr>
          <w:rFonts w:ascii="Times New Roman" w:eastAsia="宋体" w:hAnsi="Times New Roman" w:cs="仿宋_GB2312"/>
          <w:bCs/>
        </w:rPr>
      </w:pPr>
      <w:r w:rsidRPr="0010005D">
        <w:rPr>
          <w:rFonts w:ascii="Times New Roman" w:eastAsia="宋体" w:hAnsi="Times New Roman" w:hint="eastAsia"/>
          <w:b/>
          <w:bCs/>
          <w:shd w:val="clear" w:color="auto" w:fill="FFFFFF"/>
          <w:lang w:bidi="ar"/>
        </w:rPr>
        <w:t>行业差异显著</w:t>
      </w:r>
    </w:p>
    <w:p w14:paraId="1C48A192"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本报告对公路、水路、航空、轨道交通进行了分领域分析，发现在大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介入方面，航空领域（</w:t>
      </w:r>
      <w:r w:rsidRPr="0010005D">
        <w:rPr>
          <w:rFonts w:ascii="Times New Roman" w:eastAsia="宋体" w:hAnsi="Times New Roman" w:cs="仿宋_GB2312" w:hint="eastAsia"/>
          <w:bCs/>
        </w:rPr>
        <w:t>73%</w:t>
      </w:r>
      <w:r w:rsidRPr="0010005D">
        <w:rPr>
          <w:rFonts w:ascii="Times New Roman" w:eastAsia="宋体" w:hAnsi="Times New Roman" w:cs="仿宋_GB2312" w:hint="eastAsia"/>
          <w:bCs/>
        </w:rPr>
        <w:t>）和轨道交通领域（</w:t>
      </w:r>
      <w:r w:rsidRPr="0010005D">
        <w:rPr>
          <w:rFonts w:ascii="Times New Roman" w:eastAsia="宋体" w:hAnsi="Times New Roman" w:cs="仿宋_GB2312" w:hint="eastAsia"/>
          <w:bCs/>
        </w:rPr>
        <w:t>61%</w:t>
      </w:r>
      <w:r w:rsidRPr="0010005D">
        <w:rPr>
          <w:rFonts w:ascii="Times New Roman" w:eastAsia="宋体" w:hAnsi="Times New Roman" w:cs="仿宋_GB2312" w:hint="eastAsia"/>
          <w:bCs/>
        </w:rPr>
        <w:t>）较为明显，而公路（</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）和水路（</w:t>
      </w:r>
      <w:r w:rsidRPr="0010005D">
        <w:rPr>
          <w:rFonts w:ascii="Times New Roman" w:eastAsia="宋体" w:hAnsi="Times New Roman" w:cs="仿宋_GB2312" w:hint="eastAsia"/>
          <w:bCs/>
        </w:rPr>
        <w:t>39%</w:t>
      </w:r>
      <w:r w:rsidRPr="0010005D">
        <w:rPr>
          <w:rFonts w:ascii="Times New Roman" w:eastAsia="宋体" w:hAnsi="Times New Roman" w:cs="仿宋_GB2312" w:hint="eastAsia"/>
          <w:bCs/>
        </w:rPr>
        <w:t>）则相对而言较低。</w:t>
      </w:r>
    </w:p>
    <w:p w14:paraId="296B3004" w14:textId="77777777" w:rsidR="00527DAD" w:rsidRPr="0010005D" w:rsidRDefault="00527DAD" w:rsidP="00527DAD">
      <w:pPr>
        <w:spacing w:line="360" w:lineRule="auto"/>
        <w:rPr>
          <w:rFonts w:ascii="Times New Roman" w:eastAsia="宋体" w:hAnsi="Times New Roman" w:cs="黑体"/>
          <w:bCs/>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 xml:space="preserve">13 </w:t>
      </w:r>
      <w:r w:rsidRPr="0010005D">
        <w:rPr>
          <w:rFonts w:ascii="Times New Roman" w:eastAsia="宋体" w:hAnsi="Times New Roman" w:cs="仿宋_GB2312" w:hint="eastAsia"/>
          <w:bCs/>
        </w:rPr>
        <w:t>四大运输方式平台</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渠道特征对比（</w:t>
      </w:r>
      <w:r w:rsidRPr="0010005D">
        <w:rPr>
          <w:rFonts w:ascii="Times New Roman" w:eastAsia="宋体" w:hAnsi="Times New Roman" w:cs="仿宋_GB2312" w:hint="eastAsia"/>
          <w:bCs/>
        </w:rPr>
        <w:t>2022-2025</w:t>
      </w:r>
      <w:r w:rsidRPr="0010005D">
        <w:rPr>
          <w:rFonts w:ascii="Times New Roman" w:eastAsia="宋体" w:hAnsi="Times New Roman" w:cs="仿宋_GB2312" w:hint="eastAsia"/>
          <w:bCs/>
        </w:rPr>
        <w:t>）</w:t>
      </w:r>
    </w:p>
    <w:p w14:paraId="101DC8FF" w14:textId="77777777" w:rsidR="00527DAD" w:rsidRPr="0010005D" w:rsidRDefault="00527DAD" w:rsidP="00527DAD">
      <w:pPr>
        <w:spacing w:line="360" w:lineRule="auto"/>
        <w:ind w:firstLineChars="200" w:firstLine="480"/>
        <w:rPr>
          <w:rFonts w:ascii="Times New Roman" w:eastAsia="宋体" w:hAnsi="Times New Roman" w:cs="仿宋_GB2312"/>
          <w:bCs/>
        </w:rPr>
      </w:pPr>
    </w:p>
    <w:tbl>
      <w:tblPr>
        <w:tblW w:w="8522"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3077"/>
        <w:gridCol w:w="1251"/>
        <w:gridCol w:w="1251"/>
        <w:gridCol w:w="1251"/>
        <w:gridCol w:w="1692"/>
      </w:tblGrid>
      <w:tr w:rsidR="00527DAD" w:rsidRPr="0010005D" w14:paraId="1FEEB45C" w14:textId="77777777" w:rsidTr="00C00EE5">
        <w:trPr>
          <w:jc w:val="center"/>
        </w:trPr>
        <w:tc>
          <w:tcPr>
            <w:tcW w:w="3077" w:type="dxa"/>
            <w:tcBorders>
              <w:top w:val="single" w:sz="12" w:space="0" w:color="auto"/>
              <w:left w:val="nil"/>
              <w:bottom w:val="single" w:sz="4" w:space="0" w:color="auto"/>
              <w:right w:val="nil"/>
            </w:tcBorders>
            <w:tcMar>
              <w:top w:w="60" w:type="dxa"/>
              <w:left w:w="120" w:type="dxa"/>
              <w:bottom w:w="30" w:type="dxa"/>
              <w:right w:w="120" w:type="dxa"/>
            </w:tcMar>
          </w:tcPr>
          <w:p w14:paraId="61B4934F" w14:textId="77777777" w:rsidR="00527DAD" w:rsidRPr="0010005D" w:rsidRDefault="00527DAD" w:rsidP="00C00EE5">
            <w:pPr>
              <w:snapToGrid w:val="0"/>
              <w:spacing w:line="360" w:lineRule="auto"/>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lastRenderedPageBreak/>
              <w:t>指标</w:t>
            </w:r>
          </w:p>
        </w:tc>
        <w:tc>
          <w:tcPr>
            <w:tcW w:w="1251" w:type="dxa"/>
            <w:tcBorders>
              <w:top w:val="single" w:sz="12" w:space="0" w:color="auto"/>
              <w:left w:val="nil"/>
              <w:bottom w:val="single" w:sz="4" w:space="0" w:color="auto"/>
              <w:right w:val="nil"/>
            </w:tcBorders>
            <w:tcMar>
              <w:top w:w="60" w:type="dxa"/>
              <w:left w:w="120" w:type="dxa"/>
              <w:bottom w:w="30" w:type="dxa"/>
              <w:right w:w="120" w:type="dxa"/>
            </w:tcMar>
          </w:tcPr>
          <w:p w14:paraId="67843223" w14:textId="77777777" w:rsidR="00527DAD" w:rsidRPr="0010005D" w:rsidRDefault="00527DAD" w:rsidP="00C00EE5">
            <w:pPr>
              <w:snapToGrid w:val="0"/>
              <w:spacing w:line="360" w:lineRule="auto"/>
              <w:jc w:val="center"/>
              <w:rPr>
                <w:rFonts w:ascii="Times New Roman" w:eastAsia="宋体" w:hAnsi="Times New Roman" w:cs="黑体"/>
                <w:bCs/>
                <w:sz w:val="18"/>
                <w:szCs w:val="18"/>
              </w:rPr>
            </w:pPr>
            <w:r w:rsidRPr="0010005D">
              <w:rPr>
                <w:rFonts w:ascii="Times New Roman" w:eastAsia="宋体" w:hAnsi="Times New Roman" w:cs="黑体" w:hint="eastAsia"/>
                <w:bCs/>
                <w:sz w:val="18"/>
                <w:szCs w:val="18"/>
              </w:rPr>
              <w:t>公路</w:t>
            </w:r>
          </w:p>
        </w:tc>
        <w:tc>
          <w:tcPr>
            <w:tcW w:w="1251" w:type="dxa"/>
            <w:tcBorders>
              <w:top w:val="single" w:sz="12" w:space="0" w:color="auto"/>
              <w:left w:val="nil"/>
              <w:bottom w:val="single" w:sz="4" w:space="0" w:color="auto"/>
              <w:right w:val="nil"/>
            </w:tcBorders>
            <w:tcMar>
              <w:top w:w="60" w:type="dxa"/>
              <w:left w:w="120" w:type="dxa"/>
              <w:bottom w:w="30" w:type="dxa"/>
              <w:right w:w="120" w:type="dxa"/>
            </w:tcMar>
          </w:tcPr>
          <w:p w14:paraId="55844CE5" w14:textId="77777777" w:rsidR="00527DAD" w:rsidRPr="0010005D" w:rsidRDefault="00527DAD" w:rsidP="00C00EE5">
            <w:pPr>
              <w:snapToGrid w:val="0"/>
              <w:spacing w:line="360" w:lineRule="auto"/>
              <w:jc w:val="center"/>
              <w:rPr>
                <w:rFonts w:ascii="Times New Roman" w:eastAsia="宋体" w:hAnsi="Times New Roman" w:cs="黑体"/>
                <w:bCs/>
                <w:sz w:val="18"/>
                <w:szCs w:val="18"/>
              </w:rPr>
            </w:pPr>
            <w:r w:rsidRPr="0010005D">
              <w:rPr>
                <w:rFonts w:ascii="Times New Roman" w:eastAsia="宋体" w:hAnsi="Times New Roman" w:cs="黑体" w:hint="eastAsia"/>
                <w:bCs/>
                <w:sz w:val="18"/>
                <w:szCs w:val="18"/>
              </w:rPr>
              <w:t>水路</w:t>
            </w:r>
          </w:p>
        </w:tc>
        <w:tc>
          <w:tcPr>
            <w:tcW w:w="1251" w:type="dxa"/>
            <w:tcBorders>
              <w:top w:val="single" w:sz="12" w:space="0" w:color="auto"/>
              <w:left w:val="nil"/>
              <w:bottom w:val="single" w:sz="4" w:space="0" w:color="auto"/>
              <w:right w:val="nil"/>
            </w:tcBorders>
            <w:tcMar>
              <w:top w:w="60" w:type="dxa"/>
              <w:left w:w="120" w:type="dxa"/>
              <w:bottom w:w="30" w:type="dxa"/>
              <w:right w:w="120" w:type="dxa"/>
            </w:tcMar>
          </w:tcPr>
          <w:p w14:paraId="4F86C169" w14:textId="77777777" w:rsidR="00527DAD" w:rsidRPr="0010005D" w:rsidRDefault="00527DAD" w:rsidP="00C00EE5">
            <w:pPr>
              <w:snapToGrid w:val="0"/>
              <w:spacing w:line="360" w:lineRule="auto"/>
              <w:jc w:val="center"/>
              <w:rPr>
                <w:rFonts w:ascii="Times New Roman" w:eastAsia="宋体" w:hAnsi="Times New Roman" w:cs="黑体"/>
                <w:bCs/>
                <w:sz w:val="18"/>
                <w:szCs w:val="18"/>
              </w:rPr>
            </w:pPr>
            <w:r w:rsidRPr="0010005D">
              <w:rPr>
                <w:rFonts w:ascii="Times New Roman" w:eastAsia="宋体" w:hAnsi="Times New Roman" w:cs="黑体" w:hint="eastAsia"/>
                <w:bCs/>
                <w:sz w:val="18"/>
                <w:szCs w:val="18"/>
              </w:rPr>
              <w:t>航空</w:t>
            </w:r>
          </w:p>
        </w:tc>
        <w:tc>
          <w:tcPr>
            <w:tcW w:w="1692" w:type="dxa"/>
            <w:tcBorders>
              <w:top w:val="single" w:sz="12" w:space="0" w:color="auto"/>
              <w:left w:val="nil"/>
              <w:bottom w:val="single" w:sz="4" w:space="0" w:color="auto"/>
              <w:right w:val="nil"/>
            </w:tcBorders>
            <w:tcMar>
              <w:top w:w="60" w:type="dxa"/>
              <w:left w:w="120" w:type="dxa"/>
              <w:bottom w:w="30" w:type="dxa"/>
              <w:right w:w="120" w:type="dxa"/>
            </w:tcMar>
          </w:tcPr>
          <w:p w14:paraId="7FB6B946" w14:textId="77777777" w:rsidR="00527DAD" w:rsidRPr="0010005D" w:rsidRDefault="00527DAD" w:rsidP="00C00EE5">
            <w:pPr>
              <w:snapToGrid w:val="0"/>
              <w:spacing w:line="360" w:lineRule="auto"/>
              <w:jc w:val="center"/>
              <w:rPr>
                <w:rFonts w:ascii="Times New Roman" w:eastAsia="宋体" w:hAnsi="Times New Roman" w:cs="黑体"/>
                <w:bCs/>
                <w:sz w:val="18"/>
                <w:szCs w:val="18"/>
              </w:rPr>
            </w:pPr>
            <w:r w:rsidRPr="0010005D">
              <w:rPr>
                <w:rFonts w:ascii="Times New Roman" w:eastAsia="宋体" w:hAnsi="Times New Roman" w:cs="黑体" w:hint="eastAsia"/>
                <w:bCs/>
                <w:sz w:val="18"/>
                <w:szCs w:val="18"/>
              </w:rPr>
              <w:t>轨道交通</w:t>
            </w:r>
          </w:p>
        </w:tc>
      </w:tr>
      <w:tr w:rsidR="00527DAD" w:rsidRPr="0010005D" w14:paraId="2F632D32" w14:textId="77777777" w:rsidTr="00C00EE5">
        <w:trPr>
          <w:jc w:val="center"/>
        </w:trPr>
        <w:tc>
          <w:tcPr>
            <w:tcW w:w="3077" w:type="dxa"/>
            <w:tcBorders>
              <w:top w:val="single" w:sz="4" w:space="0" w:color="auto"/>
              <w:left w:val="nil"/>
              <w:bottom w:val="nil"/>
              <w:right w:val="nil"/>
            </w:tcBorders>
            <w:tcMar>
              <w:top w:w="60" w:type="dxa"/>
              <w:left w:w="120" w:type="dxa"/>
              <w:bottom w:w="30" w:type="dxa"/>
              <w:right w:w="120" w:type="dxa"/>
            </w:tcMar>
          </w:tcPr>
          <w:p w14:paraId="2389DFB3"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样本量</w:t>
            </w:r>
          </w:p>
        </w:tc>
        <w:tc>
          <w:tcPr>
            <w:tcW w:w="1251" w:type="dxa"/>
            <w:tcBorders>
              <w:top w:val="single" w:sz="4" w:space="0" w:color="auto"/>
              <w:left w:val="nil"/>
              <w:bottom w:val="nil"/>
              <w:right w:val="nil"/>
            </w:tcBorders>
            <w:tcMar>
              <w:top w:w="60" w:type="dxa"/>
              <w:left w:w="120" w:type="dxa"/>
              <w:bottom w:w="30" w:type="dxa"/>
              <w:right w:w="120" w:type="dxa"/>
            </w:tcMar>
          </w:tcPr>
          <w:p w14:paraId="7B57AB4B"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68</w:t>
            </w:r>
          </w:p>
        </w:tc>
        <w:tc>
          <w:tcPr>
            <w:tcW w:w="1251" w:type="dxa"/>
            <w:tcBorders>
              <w:top w:val="single" w:sz="4" w:space="0" w:color="auto"/>
              <w:left w:val="nil"/>
              <w:bottom w:val="nil"/>
              <w:right w:val="nil"/>
            </w:tcBorders>
            <w:tcMar>
              <w:top w:w="60" w:type="dxa"/>
              <w:left w:w="120" w:type="dxa"/>
              <w:bottom w:w="30" w:type="dxa"/>
              <w:right w:w="120" w:type="dxa"/>
            </w:tcMar>
          </w:tcPr>
          <w:p w14:paraId="6D535135"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102</w:t>
            </w:r>
          </w:p>
        </w:tc>
        <w:tc>
          <w:tcPr>
            <w:tcW w:w="1251" w:type="dxa"/>
            <w:tcBorders>
              <w:top w:val="single" w:sz="4" w:space="0" w:color="auto"/>
              <w:left w:val="nil"/>
              <w:bottom w:val="nil"/>
              <w:right w:val="nil"/>
            </w:tcBorders>
            <w:tcMar>
              <w:top w:w="60" w:type="dxa"/>
              <w:left w:w="120" w:type="dxa"/>
              <w:bottom w:w="30" w:type="dxa"/>
              <w:right w:w="120" w:type="dxa"/>
            </w:tcMar>
          </w:tcPr>
          <w:p w14:paraId="305F4CED"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31</w:t>
            </w:r>
          </w:p>
        </w:tc>
        <w:tc>
          <w:tcPr>
            <w:tcW w:w="1692" w:type="dxa"/>
            <w:tcBorders>
              <w:top w:val="single" w:sz="4" w:space="0" w:color="auto"/>
              <w:left w:val="nil"/>
              <w:bottom w:val="nil"/>
              <w:right w:val="nil"/>
            </w:tcBorders>
            <w:tcMar>
              <w:top w:w="60" w:type="dxa"/>
              <w:left w:w="120" w:type="dxa"/>
              <w:bottom w:w="30" w:type="dxa"/>
              <w:right w:w="120" w:type="dxa"/>
            </w:tcMar>
          </w:tcPr>
          <w:p w14:paraId="5316DE83"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156</w:t>
            </w:r>
          </w:p>
        </w:tc>
      </w:tr>
      <w:tr w:rsidR="00527DAD" w:rsidRPr="0010005D" w14:paraId="47D3CE13"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0AC99655"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proofErr w:type="gramStart"/>
            <w:r w:rsidRPr="0010005D">
              <w:rPr>
                <w:rFonts w:ascii="Times New Roman" w:eastAsia="宋体" w:hAnsi="Times New Roman" w:cs="宋体" w:hint="eastAsia"/>
                <w:b/>
                <w:bCs/>
                <w:sz w:val="18"/>
                <w:szCs w:val="18"/>
              </w:rPr>
              <w:t>微博首发占</w:t>
            </w:r>
            <w:proofErr w:type="gramEnd"/>
            <w:r w:rsidRPr="0010005D">
              <w:rPr>
                <w:rFonts w:ascii="Times New Roman" w:eastAsia="宋体" w:hAnsi="Times New Roman" w:cs="宋体" w:hint="eastAsia"/>
                <w:b/>
                <w:bCs/>
                <w:sz w:val="18"/>
                <w:szCs w:val="18"/>
              </w:rPr>
              <w:t>比</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7298F313"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45</w:t>
            </w:r>
          </w:p>
        </w:tc>
        <w:tc>
          <w:tcPr>
            <w:tcW w:w="1251" w:type="dxa"/>
            <w:tcBorders>
              <w:top w:val="nil"/>
              <w:left w:val="nil"/>
              <w:bottom w:val="nil"/>
              <w:right w:val="nil"/>
            </w:tcBorders>
            <w:tcMar>
              <w:top w:w="60" w:type="dxa"/>
              <w:left w:w="120" w:type="dxa"/>
              <w:bottom w:w="30" w:type="dxa"/>
              <w:right w:w="120" w:type="dxa"/>
            </w:tcMar>
          </w:tcPr>
          <w:p w14:paraId="70B20295"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w:t>
            </w:r>
          </w:p>
        </w:tc>
        <w:tc>
          <w:tcPr>
            <w:tcW w:w="1251" w:type="dxa"/>
            <w:tcBorders>
              <w:top w:val="nil"/>
              <w:left w:val="nil"/>
              <w:bottom w:val="nil"/>
              <w:right w:val="nil"/>
            </w:tcBorders>
            <w:tcMar>
              <w:top w:w="60" w:type="dxa"/>
              <w:left w:w="120" w:type="dxa"/>
              <w:bottom w:w="30" w:type="dxa"/>
              <w:right w:w="120" w:type="dxa"/>
            </w:tcMar>
          </w:tcPr>
          <w:p w14:paraId="7819F082"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71</w:t>
            </w:r>
          </w:p>
        </w:tc>
        <w:tc>
          <w:tcPr>
            <w:tcW w:w="1692" w:type="dxa"/>
            <w:tcBorders>
              <w:top w:val="nil"/>
              <w:left w:val="nil"/>
              <w:bottom w:val="nil"/>
              <w:right w:val="nil"/>
            </w:tcBorders>
            <w:tcMar>
              <w:top w:w="60" w:type="dxa"/>
              <w:left w:w="120" w:type="dxa"/>
              <w:bottom w:w="30" w:type="dxa"/>
              <w:right w:w="120" w:type="dxa"/>
            </w:tcMar>
          </w:tcPr>
          <w:p w14:paraId="162C981A"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55</w:t>
            </w:r>
          </w:p>
        </w:tc>
      </w:tr>
      <w:tr w:rsidR="00527DAD" w:rsidRPr="0010005D" w14:paraId="1ECC894C"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23958453"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头条</w:t>
            </w:r>
            <w:r w:rsidRPr="0010005D">
              <w:rPr>
                <w:rFonts w:ascii="Times New Roman" w:eastAsia="宋体" w:hAnsi="Times New Roman" w:cs="宋体" w:hint="eastAsia"/>
                <w:b/>
                <w:bCs/>
                <w:sz w:val="18"/>
                <w:szCs w:val="18"/>
              </w:rPr>
              <w:t>/</w:t>
            </w:r>
            <w:proofErr w:type="gramStart"/>
            <w:r w:rsidRPr="0010005D">
              <w:rPr>
                <w:rFonts w:ascii="Times New Roman" w:eastAsia="宋体" w:hAnsi="Times New Roman" w:cs="宋体" w:hint="eastAsia"/>
                <w:b/>
                <w:bCs/>
                <w:sz w:val="18"/>
                <w:szCs w:val="18"/>
              </w:rPr>
              <w:t>抖音首发占</w:t>
            </w:r>
            <w:proofErr w:type="gramEnd"/>
            <w:r w:rsidRPr="0010005D">
              <w:rPr>
                <w:rFonts w:ascii="Times New Roman" w:eastAsia="宋体" w:hAnsi="Times New Roman" w:cs="宋体" w:hint="eastAsia"/>
                <w:b/>
                <w:bCs/>
                <w:sz w:val="18"/>
                <w:szCs w:val="18"/>
              </w:rPr>
              <w:t>比</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3A021A54"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28</w:t>
            </w:r>
          </w:p>
        </w:tc>
        <w:tc>
          <w:tcPr>
            <w:tcW w:w="1251" w:type="dxa"/>
            <w:tcBorders>
              <w:top w:val="nil"/>
              <w:left w:val="nil"/>
              <w:bottom w:val="nil"/>
              <w:right w:val="nil"/>
            </w:tcBorders>
            <w:tcMar>
              <w:top w:w="60" w:type="dxa"/>
              <w:left w:w="120" w:type="dxa"/>
              <w:bottom w:w="30" w:type="dxa"/>
              <w:right w:w="120" w:type="dxa"/>
            </w:tcMar>
          </w:tcPr>
          <w:p w14:paraId="7DB8C880"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41</w:t>
            </w:r>
          </w:p>
        </w:tc>
        <w:tc>
          <w:tcPr>
            <w:tcW w:w="1251" w:type="dxa"/>
            <w:tcBorders>
              <w:top w:val="nil"/>
              <w:left w:val="nil"/>
              <w:bottom w:val="nil"/>
              <w:right w:val="nil"/>
            </w:tcBorders>
            <w:tcMar>
              <w:top w:w="60" w:type="dxa"/>
              <w:left w:w="120" w:type="dxa"/>
              <w:bottom w:w="30" w:type="dxa"/>
              <w:right w:w="120" w:type="dxa"/>
            </w:tcMar>
          </w:tcPr>
          <w:p w14:paraId="34F0DB59"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16</w:t>
            </w:r>
          </w:p>
        </w:tc>
        <w:tc>
          <w:tcPr>
            <w:tcW w:w="1692" w:type="dxa"/>
            <w:tcBorders>
              <w:top w:val="nil"/>
              <w:left w:val="nil"/>
              <w:bottom w:val="nil"/>
              <w:right w:val="nil"/>
            </w:tcBorders>
            <w:tcMar>
              <w:top w:w="60" w:type="dxa"/>
              <w:left w:w="120" w:type="dxa"/>
              <w:bottom w:w="30" w:type="dxa"/>
              <w:right w:w="120" w:type="dxa"/>
            </w:tcMar>
          </w:tcPr>
          <w:p w14:paraId="171BC11F"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16</w:t>
            </w:r>
          </w:p>
        </w:tc>
      </w:tr>
      <w:tr w:rsidR="00527DAD" w:rsidRPr="0010005D" w14:paraId="7F1649C6"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27BBE394"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垂直媒体出现率</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6E167CBB"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21</w:t>
            </w:r>
          </w:p>
        </w:tc>
        <w:tc>
          <w:tcPr>
            <w:tcW w:w="1251" w:type="dxa"/>
            <w:tcBorders>
              <w:top w:val="nil"/>
              <w:left w:val="nil"/>
              <w:bottom w:val="nil"/>
              <w:right w:val="nil"/>
            </w:tcBorders>
            <w:tcMar>
              <w:top w:w="60" w:type="dxa"/>
              <w:left w:w="120" w:type="dxa"/>
              <w:bottom w:w="30" w:type="dxa"/>
              <w:right w:w="120" w:type="dxa"/>
            </w:tcMar>
          </w:tcPr>
          <w:p w14:paraId="6FBBF536"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72</w:t>
            </w:r>
          </w:p>
        </w:tc>
        <w:tc>
          <w:tcPr>
            <w:tcW w:w="1251" w:type="dxa"/>
            <w:tcBorders>
              <w:top w:val="nil"/>
              <w:left w:val="nil"/>
              <w:bottom w:val="nil"/>
              <w:right w:val="nil"/>
            </w:tcBorders>
            <w:tcMar>
              <w:top w:w="60" w:type="dxa"/>
              <w:left w:w="120" w:type="dxa"/>
              <w:bottom w:w="30" w:type="dxa"/>
              <w:right w:w="120" w:type="dxa"/>
            </w:tcMar>
          </w:tcPr>
          <w:p w14:paraId="18BB0C62"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35</w:t>
            </w:r>
          </w:p>
        </w:tc>
        <w:tc>
          <w:tcPr>
            <w:tcW w:w="1692" w:type="dxa"/>
            <w:tcBorders>
              <w:top w:val="nil"/>
              <w:left w:val="nil"/>
              <w:bottom w:val="nil"/>
              <w:right w:val="nil"/>
            </w:tcBorders>
            <w:tcMar>
              <w:top w:w="60" w:type="dxa"/>
              <w:left w:w="120" w:type="dxa"/>
              <w:bottom w:w="30" w:type="dxa"/>
              <w:right w:w="120" w:type="dxa"/>
            </w:tcMar>
          </w:tcPr>
          <w:p w14:paraId="5AD6D781"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29</w:t>
            </w:r>
          </w:p>
        </w:tc>
      </w:tr>
      <w:tr w:rsidR="00527DAD" w:rsidRPr="0010005D" w14:paraId="708E8AA4"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15192FF0"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大</w:t>
            </w:r>
            <w:r w:rsidRPr="0010005D">
              <w:rPr>
                <w:rFonts w:ascii="Times New Roman" w:eastAsia="宋体" w:hAnsi="Times New Roman" w:cs="宋体" w:hint="eastAsia"/>
                <w:b/>
                <w:bCs/>
                <w:sz w:val="18"/>
                <w:szCs w:val="18"/>
              </w:rPr>
              <w:t>V</w:t>
            </w:r>
            <w:r w:rsidRPr="0010005D">
              <w:rPr>
                <w:rFonts w:ascii="Times New Roman" w:eastAsia="宋体" w:hAnsi="Times New Roman" w:cs="宋体" w:hint="eastAsia"/>
                <w:b/>
                <w:bCs/>
                <w:sz w:val="18"/>
                <w:szCs w:val="18"/>
              </w:rPr>
              <w:t>介入率</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0250B92C"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39</w:t>
            </w:r>
          </w:p>
        </w:tc>
        <w:tc>
          <w:tcPr>
            <w:tcW w:w="1251" w:type="dxa"/>
            <w:tcBorders>
              <w:top w:val="nil"/>
              <w:left w:val="nil"/>
              <w:bottom w:val="nil"/>
              <w:right w:val="nil"/>
            </w:tcBorders>
            <w:tcMar>
              <w:top w:w="60" w:type="dxa"/>
              <w:left w:w="120" w:type="dxa"/>
              <w:bottom w:w="30" w:type="dxa"/>
              <w:right w:w="120" w:type="dxa"/>
            </w:tcMar>
          </w:tcPr>
          <w:p w14:paraId="6DDC7C30"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48</w:t>
            </w:r>
          </w:p>
        </w:tc>
        <w:tc>
          <w:tcPr>
            <w:tcW w:w="1251" w:type="dxa"/>
            <w:tcBorders>
              <w:top w:val="nil"/>
              <w:left w:val="nil"/>
              <w:bottom w:val="nil"/>
              <w:right w:val="nil"/>
            </w:tcBorders>
            <w:tcMar>
              <w:top w:w="60" w:type="dxa"/>
              <w:left w:w="120" w:type="dxa"/>
              <w:bottom w:w="30" w:type="dxa"/>
              <w:right w:w="120" w:type="dxa"/>
            </w:tcMar>
          </w:tcPr>
          <w:p w14:paraId="3E9527EA"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73</w:t>
            </w:r>
          </w:p>
        </w:tc>
        <w:tc>
          <w:tcPr>
            <w:tcW w:w="1692" w:type="dxa"/>
            <w:tcBorders>
              <w:top w:val="nil"/>
              <w:left w:val="nil"/>
              <w:bottom w:val="nil"/>
              <w:right w:val="nil"/>
            </w:tcBorders>
            <w:tcMar>
              <w:top w:w="60" w:type="dxa"/>
              <w:left w:w="120" w:type="dxa"/>
              <w:bottom w:w="30" w:type="dxa"/>
              <w:right w:w="120" w:type="dxa"/>
            </w:tcMar>
          </w:tcPr>
          <w:p w14:paraId="7B290AC1"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61</w:t>
            </w:r>
          </w:p>
        </w:tc>
      </w:tr>
      <w:tr w:rsidR="00527DAD" w:rsidRPr="0010005D" w14:paraId="01EA53C6"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2769B196"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proofErr w:type="gramStart"/>
            <w:r w:rsidRPr="0010005D">
              <w:rPr>
                <w:rFonts w:ascii="Times New Roman" w:eastAsia="宋体" w:hAnsi="Times New Roman" w:cs="宋体" w:hint="eastAsia"/>
                <w:b/>
                <w:bCs/>
                <w:sz w:val="18"/>
                <w:szCs w:val="18"/>
              </w:rPr>
              <w:t>单事件大</w:t>
            </w:r>
            <w:proofErr w:type="gramEnd"/>
            <w:r w:rsidRPr="0010005D">
              <w:rPr>
                <w:rFonts w:ascii="Times New Roman" w:eastAsia="宋体" w:hAnsi="Times New Roman" w:cs="宋体" w:hint="eastAsia"/>
                <w:b/>
                <w:bCs/>
                <w:sz w:val="18"/>
                <w:szCs w:val="18"/>
              </w:rPr>
              <w:t>V</w:t>
            </w:r>
            <w:r w:rsidRPr="0010005D">
              <w:rPr>
                <w:rFonts w:ascii="Times New Roman" w:eastAsia="宋体" w:hAnsi="Times New Roman" w:cs="宋体" w:hint="eastAsia"/>
                <w:b/>
                <w:bCs/>
                <w:sz w:val="18"/>
                <w:szCs w:val="18"/>
              </w:rPr>
              <w:t>峰值</w:t>
            </w:r>
          </w:p>
        </w:tc>
        <w:tc>
          <w:tcPr>
            <w:tcW w:w="1251" w:type="dxa"/>
            <w:tcBorders>
              <w:top w:val="nil"/>
              <w:left w:val="nil"/>
              <w:bottom w:val="nil"/>
              <w:right w:val="nil"/>
            </w:tcBorders>
            <w:tcMar>
              <w:top w:w="60" w:type="dxa"/>
              <w:left w:w="120" w:type="dxa"/>
              <w:bottom w:w="30" w:type="dxa"/>
              <w:right w:w="120" w:type="dxa"/>
            </w:tcMar>
          </w:tcPr>
          <w:p w14:paraId="1CCE92A6"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w:t>
            </w:r>
          </w:p>
        </w:tc>
        <w:tc>
          <w:tcPr>
            <w:tcW w:w="1251" w:type="dxa"/>
            <w:tcBorders>
              <w:top w:val="nil"/>
              <w:left w:val="nil"/>
              <w:bottom w:val="nil"/>
              <w:right w:val="nil"/>
            </w:tcBorders>
            <w:tcMar>
              <w:top w:w="60" w:type="dxa"/>
              <w:left w:w="120" w:type="dxa"/>
              <w:bottom w:w="30" w:type="dxa"/>
              <w:right w:w="120" w:type="dxa"/>
            </w:tcMar>
          </w:tcPr>
          <w:p w14:paraId="3BDCA4E6"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58</w:t>
            </w:r>
          </w:p>
        </w:tc>
        <w:tc>
          <w:tcPr>
            <w:tcW w:w="1251" w:type="dxa"/>
            <w:tcBorders>
              <w:top w:val="nil"/>
              <w:left w:val="nil"/>
              <w:bottom w:val="nil"/>
              <w:right w:val="nil"/>
            </w:tcBorders>
            <w:tcMar>
              <w:top w:w="60" w:type="dxa"/>
              <w:left w:w="120" w:type="dxa"/>
              <w:bottom w:w="30" w:type="dxa"/>
              <w:right w:w="120" w:type="dxa"/>
            </w:tcMar>
          </w:tcPr>
          <w:p w14:paraId="1AAEE70B"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11</w:t>
            </w:r>
          </w:p>
        </w:tc>
        <w:tc>
          <w:tcPr>
            <w:tcW w:w="1692" w:type="dxa"/>
            <w:tcBorders>
              <w:top w:val="nil"/>
              <w:left w:val="nil"/>
              <w:bottom w:val="nil"/>
              <w:right w:val="nil"/>
            </w:tcBorders>
            <w:tcMar>
              <w:top w:w="60" w:type="dxa"/>
              <w:left w:w="120" w:type="dxa"/>
              <w:bottom w:w="30" w:type="dxa"/>
              <w:right w:w="120" w:type="dxa"/>
            </w:tcMar>
          </w:tcPr>
          <w:p w14:paraId="42E26285"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93</w:t>
            </w:r>
          </w:p>
        </w:tc>
      </w:tr>
      <w:tr w:rsidR="00527DAD" w:rsidRPr="0010005D" w14:paraId="4F332EBF"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159C8309"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官方≤</w:t>
            </w:r>
            <w:r w:rsidRPr="0010005D">
              <w:rPr>
                <w:rFonts w:ascii="Times New Roman" w:eastAsia="宋体" w:hAnsi="Times New Roman" w:cs="宋体" w:hint="eastAsia"/>
                <w:b/>
                <w:bCs/>
                <w:sz w:val="18"/>
                <w:szCs w:val="18"/>
              </w:rPr>
              <w:t>2h</w:t>
            </w:r>
            <w:r w:rsidRPr="0010005D">
              <w:rPr>
                <w:rFonts w:ascii="Times New Roman" w:eastAsia="宋体" w:hAnsi="Times New Roman" w:cs="宋体" w:hint="eastAsia"/>
                <w:b/>
                <w:bCs/>
                <w:sz w:val="18"/>
                <w:szCs w:val="18"/>
              </w:rPr>
              <w:t>回应率</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305BBB47"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46</w:t>
            </w:r>
          </w:p>
        </w:tc>
        <w:tc>
          <w:tcPr>
            <w:tcW w:w="1251" w:type="dxa"/>
            <w:tcBorders>
              <w:top w:val="nil"/>
              <w:left w:val="nil"/>
              <w:bottom w:val="nil"/>
              <w:right w:val="nil"/>
            </w:tcBorders>
            <w:tcMar>
              <w:top w:w="60" w:type="dxa"/>
              <w:left w:w="120" w:type="dxa"/>
              <w:bottom w:w="30" w:type="dxa"/>
              <w:right w:w="120" w:type="dxa"/>
            </w:tcMar>
          </w:tcPr>
          <w:p w14:paraId="4A2C5674"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51</w:t>
            </w:r>
          </w:p>
        </w:tc>
        <w:tc>
          <w:tcPr>
            <w:tcW w:w="1251" w:type="dxa"/>
            <w:tcBorders>
              <w:top w:val="nil"/>
              <w:left w:val="nil"/>
              <w:bottom w:val="nil"/>
              <w:right w:val="nil"/>
            </w:tcBorders>
            <w:tcMar>
              <w:top w:w="60" w:type="dxa"/>
              <w:left w:w="120" w:type="dxa"/>
              <w:bottom w:w="30" w:type="dxa"/>
              <w:right w:w="120" w:type="dxa"/>
            </w:tcMar>
          </w:tcPr>
          <w:p w14:paraId="21FD7ACE"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68</w:t>
            </w:r>
          </w:p>
        </w:tc>
        <w:tc>
          <w:tcPr>
            <w:tcW w:w="1692" w:type="dxa"/>
            <w:tcBorders>
              <w:top w:val="nil"/>
              <w:left w:val="nil"/>
              <w:bottom w:val="nil"/>
              <w:right w:val="nil"/>
            </w:tcBorders>
            <w:tcMar>
              <w:top w:w="60" w:type="dxa"/>
              <w:left w:w="120" w:type="dxa"/>
              <w:bottom w:w="30" w:type="dxa"/>
              <w:right w:w="120" w:type="dxa"/>
            </w:tcMar>
          </w:tcPr>
          <w:p w14:paraId="145D0270"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r>
      <w:tr w:rsidR="00527DAD" w:rsidRPr="0010005D" w14:paraId="0D39C377" w14:textId="77777777" w:rsidTr="00C00EE5">
        <w:trPr>
          <w:jc w:val="center"/>
        </w:trPr>
        <w:tc>
          <w:tcPr>
            <w:tcW w:w="3077" w:type="dxa"/>
            <w:tcBorders>
              <w:top w:val="nil"/>
              <w:left w:val="nil"/>
              <w:bottom w:val="nil"/>
              <w:right w:val="nil"/>
            </w:tcBorders>
            <w:tcMar>
              <w:top w:w="60" w:type="dxa"/>
              <w:left w:w="120" w:type="dxa"/>
              <w:bottom w:w="30" w:type="dxa"/>
              <w:right w:w="120" w:type="dxa"/>
            </w:tcMar>
          </w:tcPr>
          <w:p w14:paraId="799527BB"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完全平息率</w:t>
            </w:r>
            <w:r w:rsidRPr="0010005D">
              <w:rPr>
                <w:rFonts w:ascii="Times New Roman" w:eastAsia="宋体" w:hAnsi="Times New Roman" w:cs="宋体" w:hint="eastAsia"/>
                <w:b/>
                <w:bCs/>
                <w:sz w:val="18"/>
                <w:szCs w:val="18"/>
              </w:rPr>
              <w:t>(%)</w:t>
            </w:r>
          </w:p>
        </w:tc>
        <w:tc>
          <w:tcPr>
            <w:tcW w:w="1251" w:type="dxa"/>
            <w:tcBorders>
              <w:top w:val="nil"/>
              <w:left w:val="nil"/>
              <w:bottom w:val="nil"/>
              <w:right w:val="nil"/>
            </w:tcBorders>
            <w:tcMar>
              <w:top w:w="60" w:type="dxa"/>
              <w:left w:w="120" w:type="dxa"/>
              <w:bottom w:w="30" w:type="dxa"/>
              <w:right w:w="120" w:type="dxa"/>
            </w:tcMar>
          </w:tcPr>
          <w:p w14:paraId="6A2222AC"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31</w:t>
            </w:r>
          </w:p>
        </w:tc>
        <w:tc>
          <w:tcPr>
            <w:tcW w:w="1251" w:type="dxa"/>
            <w:tcBorders>
              <w:top w:val="nil"/>
              <w:left w:val="nil"/>
              <w:bottom w:val="nil"/>
              <w:right w:val="nil"/>
            </w:tcBorders>
            <w:tcMar>
              <w:top w:w="60" w:type="dxa"/>
              <w:left w:w="120" w:type="dxa"/>
              <w:bottom w:w="30" w:type="dxa"/>
              <w:right w:w="120" w:type="dxa"/>
            </w:tcMar>
          </w:tcPr>
          <w:p w14:paraId="3A99167F"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39</w:t>
            </w:r>
          </w:p>
        </w:tc>
        <w:tc>
          <w:tcPr>
            <w:tcW w:w="1251" w:type="dxa"/>
            <w:tcBorders>
              <w:top w:val="nil"/>
              <w:left w:val="nil"/>
              <w:bottom w:val="nil"/>
              <w:right w:val="nil"/>
            </w:tcBorders>
            <w:tcMar>
              <w:top w:w="60" w:type="dxa"/>
              <w:left w:w="120" w:type="dxa"/>
              <w:bottom w:w="30" w:type="dxa"/>
              <w:right w:w="120" w:type="dxa"/>
            </w:tcMar>
          </w:tcPr>
          <w:p w14:paraId="1E00E333"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52</w:t>
            </w:r>
          </w:p>
        </w:tc>
        <w:tc>
          <w:tcPr>
            <w:tcW w:w="1692" w:type="dxa"/>
            <w:tcBorders>
              <w:top w:val="nil"/>
              <w:left w:val="nil"/>
              <w:bottom w:val="nil"/>
              <w:right w:val="nil"/>
            </w:tcBorders>
            <w:tcMar>
              <w:top w:w="60" w:type="dxa"/>
              <w:left w:w="120" w:type="dxa"/>
              <w:bottom w:w="30" w:type="dxa"/>
              <w:right w:w="120" w:type="dxa"/>
            </w:tcMar>
          </w:tcPr>
          <w:p w14:paraId="2318E5EF"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28</w:t>
            </w:r>
          </w:p>
        </w:tc>
      </w:tr>
      <w:tr w:rsidR="00527DAD" w:rsidRPr="0010005D" w14:paraId="4F2242A9" w14:textId="77777777" w:rsidTr="00C00EE5">
        <w:trPr>
          <w:jc w:val="center"/>
        </w:trPr>
        <w:tc>
          <w:tcPr>
            <w:tcW w:w="3077" w:type="dxa"/>
            <w:tcBorders>
              <w:top w:val="nil"/>
              <w:left w:val="nil"/>
              <w:bottom w:val="single" w:sz="4" w:space="0" w:color="auto"/>
              <w:right w:val="nil"/>
            </w:tcBorders>
            <w:tcMar>
              <w:top w:w="60" w:type="dxa"/>
              <w:left w:w="120" w:type="dxa"/>
              <w:bottom w:w="30" w:type="dxa"/>
              <w:right w:w="120" w:type="dxa"/>
            </w:tcMar>
          </w:tcPr>
          <w:p w14:paraId="7C0C6433" w14:textId="77777777" w:rsidR="00527DAD" w:rsidRPr="0010005D" w:rsidRDefault="00527DAD" w:rsidP="00C00EE5">
            <w:pPr>
              <w:snapToGrid w:val="0"/>
              <w:spacing w:line="360" w:lineRule="auto"/>
              <w:jc w:val="center"/>
              <w:rPr>
                <w:rFonts w:ascii="Times New Roman" w:eastAsia="宋体" w:hAnsi="Times New Roman" w:cs="宋体"/>
                <w:b/>
                <w:bCs/>
                <w:sz w:val="18"/>
                <w:szCs w:val="18"/>
              </w:rPr>
            </w:pPr>
            <w:r w:rsidRPr="0010005D">
              <w:rPr>
                <w:rFonts w:ascii="Times New Roman" w:eastAsia="宋体" w:hAnsi="Times New Roman" w:cs="宋体" w:hint="eastAsia"/>
                <w:b/>
                <w:bCs/>
                <w:sz w:val="18"/>
                <w:szCs w:val="18"/>
              </w:rPr>
              <w:t>次生舆情≥</w:t>
            </w:r>
            <w:r w:rsidRPr="0010005D">
              <w:rPr>
                <w:rFonts w:ascii="Times New Roman" w:eastAsia="宋体" w:hAnsi="Times New Roman" w:cs="宋体" w:hint="eastAsia"/>
                <w:b/>
                <w:bCs/>
                <w:sz w:val="18"/>
                <w:szCs w:val="18"/>
              </w:rPr>
              <w:t>7</w:t>
            </w:r>
            <w:r w:rsidRPr="0010005D">
              <w:rPr>
                <w:rFonts w:ascii="Times New Roman" w:eastAsia="宋体" w:hAnsi="Times New Roman" w:cs="宋体" w:hint="eastAsia"/>
                <w:b/>
                <w:bCs/>
                <w:sz w:val="18"/>
                <w:szCs w:val="18"/>
              </w:rPr>
              <w:t>天占比</w:t>
            </w:r>
            <w:r w:rsidRPr="0010005D">
              <w:rPr>
                <w:rFonts w:ascii="Times New Roman" w:eastAsia="宋体" w:hAnsi="Times New Roman" w:cs="宋体" w:hint="eastAsia"/>
                <w:b/>
                <w:bCs/>
                <w:sz w:val="18"/>
                <w:szCs w:val="18"/>
              </w:rPr>
              <w:t>(%)</w:t>
            </w:r>
          </w:p>
        </w:tc>
        <w:tc>
          <w:tcPr>
            <w:tcW w:w="1251" w:type="dxa"/>
            <w:tcBorders>
              <w:top w:val="nil"/>
              <w:left w:val="nil"/>
              <w:bottom w:val="single" w:sz="4" w:space="0" w:color="auto"/>
              <w:right w:val="nil"/>
            </w:tcBorders>
            <w:tcMar>
              <w:top w:w="60" w:type="dxa"/>
              <w:left w:w="120" w:type="dxa"/>
              <w:bottom w:w="30" w:type="dxa"/>
              <w:right w:w="120" w:type="dxa"/>
            </w:tcMar>
          </w:tcPr>
          <w:p w14:paraId="026CECAC"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w:t>
            </w:r>
          </w:p>
        </w:tc>
        <w:tc>
          <w:tcPr>
            <w:tcW w:w="1251" w:type="dxa"/>
            <w:tcBorders>
              <w:top w:val="nil"/>
              <w:left w:val="nil"/>
              <w:bottom w:val="single" w:sz="4" w:space="0" w:color="auto"/>
              <w:right w:val="nil"/>
            </w:tcBorders>
            <w:tcMar>
              <w:top w:w="60" w:type="dxa"/>
              <w:left w:w="120" w:type="dxa"/>
              <w:bottom w:w="30" w:type="dxa"/>
              <w:right w:w="120" w:type="dxa"/>
            </w:tcMar>
          </w:tcPr>
          <w:p w14:paraId="27C02494"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c>
          <w:tcPr>
            <w:tcW w:w="1251" w:type="dxa"/>
            <w:tcBorders>
              <w:top w:val="nil"/>
              <w:left w:val="nil"/>
              <w:bottom w:val="single" w:sz="4" w:space="0" w:color="auto"/>
              <w:right w:val="nil"/>
            </w:tcBorders>
            <w:tcMar>
              <w:top w:w="60" w:type="dxa"/>
              <w:left w:w="120" w:type="dxa"/>
              <w:bottom w:w="30" w:type="dxa"/>
              <w:right w:w="120" w:type="dxa"/>
            </w:tcMar>
          </w:tcPr>
          <w:p w14:paraId="11480E0C"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23</w:t>
            </w:r>
          </w:p>
        </w:tc>
        <w:tc>
          <w:tcPr>
            <w:tcW w:w="1692" w:type="dxa"/>
            <w:tcBorders>
              <w:top w:val="nil"/>
              <w:left w:val="nil"/>
              <w:bottom w:val="single" w:sz="4" w:space="0" w:color="auto"/>
              <w:right w:val="nil"/>
            </w:tcBorders>
            <w:tcMar>
              <w:top w:w="60" w:type="dxa"/>
              <w:left w:w="120" w:type="dxa"/>
              <w:bottom w:w="30" w:type="dxa"/>
              <w:right w:w="120" w:type="dxa"/>
            </w:tcMar>
          </w:tcPr>
          <w:p w14:paraId="144FA965" w14:textId="77777777" w:rsidR="00527DAD" w:rsidRPr="0010005D" w:rsidRDefault="00527DAD" w:rsidP="00C00EE5">
            <w:pPr>
              <w:snapToGrid w:val="0"/>
              <w:spacing w:line="360" w:lineRule="auto"/>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38</w:t>
            </w:r>
          </w:p>
        </w:tc>
      </w:tr>
    </w:tbl>
    <w:p w14:paraId="7064255C" w14:textId="77777777" w:rsidR="00527DAD" w:rsidRPr="0010005D" w:rsidRDefault="00527DAD" w:rsidP="00527DAD">
      <w:pPr>
        <w:spacing w:line="360" w:lineRule="auto"/>
        <w:rPr>
          <w:rFonts w:ascii="Times New Roman" w:eastAsia="宋体" w:hAnsi="Times New Roman" w:cs="仿宋_GB2312"/>
          <w:bCs/>
        </w:rPr>
      </w:pPr>
      <w:r w:rsidRPr="0010005D">
        <w:rPr>
          <w:rFonts w:ascii="Times New Roman" w:eastAsia="宋体" w:hAnsi="Times New Roman" w:cs="仿宋_GB2312" w:hint="eastAsia"/>
          <w:bCs/>
        </w:rPr>
        <w:t>公路舆情整体上呈现“平台下沉”的趋势，首发媒体中</w:t>
      </w:r>
      <w:proofErr w:type="gramStart"/>
      <w:r w:rsidRPr="0010005D">
        <w:rPr>
          <w:rFonts w:ascii="Times New Roman" w:eastAsia="宋体" w:hAnsi="Times New Roman" w:cs="仿宋_GB2312" w:hint="eastAsia"/>
          <w:bCs/>
        </w:rPr>
        <w:t>地方抖音和</w:t>
      </w:r>
      <w:proofErr w:type="gramEnd"/>
      <w:r w:rsidRPr="0010005D">
        <w:rPr>
          <w:rFonts w:ascii="Times New Roman" w:eastAsia="宋体" w:hAnsi="Times New Roman" w:cs="仿宋_GB2312" w:hint="eastAsia"/>
          <w:bCs/>
        </w:rPr>
        <w:t>交通广播占比超过三成，关联媒体中，省级晚报</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都市类占</w:t>
      </w:r>
      <w:r w:rsidRPr="0010005D">
        <w:rPr>
          <w:rFonts w:ascii="Times New Roman" w:eastAsia="宋体" w:hAnsi="Times New Roman" w:cs="仿宋_GB2312" w:hint="eastAsia"/>
          <w:bCs/>
        </w:rPr>
        <w:t>57%</w:t>
      </w:r>
      <w:r w:rsidRPr="0010005D">
        <w:rPr>
          <w:rFonts w:ascii="Times New Roman" w:eastAsia="宋体" w:hAnsi="Times New Roman" w:cs="仿宋_GB2312" w:hint="eastAsia"/>
          <w:bCs/>
        </w:rPr>
        <w:t>，呈现“一地一事</w:t>
      </w:r>
      <w:proofErr w:type="gramStart"/>
      <w:r w:rsidRPr="0010005D">
        <w:rPr>
          <w:rFonts w:ascii="Times New Roman" w:eastAsia="宋体" w:hAnsi="Times New Roman" w:cs="仿宋_GB2312" w:hint="eastAsia"/>
          <w:bCs/>
        </w:rPr>
        <w:t>一</w:t>
      </w:r>
      <w:proofErr w:type="gramEnd"/>
      <w:r w:rsidRPr="0010005D">
        <w:rPr>
          <w:rFonts w:ascii="Times New Roman" w:eastAsia="宋体" w:hAnsi="Times New Roman" w:cs="仿宋_GB2312" w:hint="eastAsia"/>
          <w:bCs/>
        </w:rPr>
        <w:t>集群”特征。而水路舆情中，主要由专业媒体</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垂直网站驱动，起源平台中垂直自</w:t>
      </w:r>
      <w:proofErr w:type="gramStart"/>
      <w:r w:rsidRPr="0010005D">
        <w:rPr>
          <w:rFonts w:ascii="Times New Roman" w:eastAsia="宋体" w:hAnsi="Times New Roman" w:cs="仿宋_GB2312" w:hint="eastAsia"/>
          <w:bCs/>
        </w:rPr>
        <w:t>媒体占</w:t>
      </w:r>
      <w:proofErr w:type="gramEnd"/>
      <w:r w:rsidRPr="0010005D">
        <w:rPr>
          <w:rFonts w:ascii="Times New Roman" w:eastAsia="宋体" w:hAnsi="Times New Roman" w:cs="仿宋_GB2312" w:hint="eastAsia"/>
          <w:bCs/>
        </w:rPr>
        <w:t>了</w:t>
      </w:r>
      <w:r w:rsidRPr="0010005D">
        <w:rPr>
          <w:rFonts w:ascii="Times New Roman" w:eastAsia="宋体" w:hAnsi="Times New Roman" w:cs="仿宋_GB2312" w:hint="eastAsia"/>
          <w:bCs/>
        </w:rPr>
        <w:t>41%</w:t>
      </w:r>
      <w:r w:rsidRPr="0010005D">
        <w:rPr>
          <w:rFonts w:ascii="Times New Roman" w:eastAsia="宋体" w:hAnsi="Times New Roman" w:cs="仿宋_GB2312" w:hint="eastAsia"/>
          <w:bCs/>
        </w:rPr>
        <w:t>，海事专业网站</w:t>
      </w:r>
      <w:r w:rsidRPr="0010005D">
        <w:rPr>
          <w:rFonts w:ascii="Times New Roman" w:eastAsia="宋体" w:hAnsi="Times New Roman" w:cs="仿宋_GB2312" w:hint="eastAsia"/>
          <w:bCs/>
        </w:rPr>
        <w:t>19%</w:t>
      </w:r>
      <w:r w:rsidRPr="0010005D">
        <w:rPr>
          <w:rFonts w:ascii="Times New Roman" w:eastAsia="宋体" w:hAnsi="Times New Roman" w:cs="仿宋_GB2312" w:hint="eastAsia"/>
          <w:bCs/>
        </w:rPr>
        <w:t>，两者合计超</w:t>
      </w:r>
      <w:r w:rsidRPr="0010005D">
        <w:rPr>
          <w:rFonts w:ascii="Times New Roman" w:eastAsia="宋体" w:hAnsi="Times New Roman" w:cs="仿宋_GB2312" w:hint="eastAsia"/>
          <w:bCs/>
        </w:rPr>
        <w:t>60%</w:t>
      </w:r>
      <w:r w:rsidRPr="0010005D">
        <w:rPr>
          <w:rFonts w:ascii="Times New Roman" w:eastAsia="宋体" w:hAnsi="Times New Roman" w:cs="仿宋_GB2312" w:hint="eastAsia"/>
          <w:bCs/>
        </w:rPr>
        <w:t>。在关联媒体中，航运界、中国航务周刊、</w:t>
      </w:r>
      <w:proofErr w:type="gramStart"/>
      <w:r w:rsidRPr="0010005D">
        <w:rPr>
          <w:rFonts w:ascii="Times New Roman" w:eastAsia="宋体" w:hAnsi="Times New Roman" w:cs="仿宋_GB2312" w:hint="eastAsia"/>
          <w:bCs/>
        </w:rPr>
        <w:t>港口网</w:t>
      </w:r>
      <w:proofErr w:type="gramEnd"/>
      <w:r w:rsidRPr="0010005D">
        <w:rPr>
          <w:rFonts w:ascii="Times New Roman" w:eastAsia="宋体" w:hAnsi="Times New Roman" w:cs="仿宋_GB2312" w:hint="eastAsia"/>
          <w:bCs/>
        </w:rPr>
        <w:t>等垂直媒体出现率</w:t>
      </w:r>
      <w:r w:rsidRPr="0010005D">
        <w:rPr>
          <w:rFonts w:ascii="Times New Roman" w:eastAsia="宋体" w:hAnsi="Times New Roman" w:cs="仿宋_GB2312" w:hint="eastAsia"/>
          <w:bCs/>
        </w:rPr>
        <w:t>72%</w:t>
      </w:r>
      <w:r w:rsidRPr="0010005D">
        <w:rPr>
          <w:rFonts w:ascii="Times New Roman" w:eastAsia="宋体" w:hAnsi="Times New Roman" w:cs="仿宋_GB2312" w:hint="eastAsia"/>
          <w:bCs/>
        </w:rPr>
        <w:t>，报道深度高，技术细节放大。但需要关注的是，航运、财经、国际政治类大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三方联动，</w:t>
      </w:r>
      <w:proofErr w:type="gramStart"/>
      <w:r w:rsidRPr="0010005D">
        <w:rPr>
          <w:rFonts w:ascii="Times New Roman" w:eastAsia="宋体" w:hAnsi="Times New Roman" w:cs="仿宋_GB2312" w:hint="eastAsia"/>
          <w:bCs/>
        </w:rPr>
        <w:t>单事件</w:t>
      </w:r>
      <w:proofErr w:type="gramEnd"/>
      <w:r w:rsidRPr="0010005D">
        <w:rPr>
          <w:rFonts w:ascii="Times New Roman" w:eastAsia="宋体" w:hAnsi="Times New Roman" w:cs="仿宋_GB2312" w:hint="eastAsia"/>
          <w:bCs/>
        </w:rPr>
        <w:t>最高</w:t>
      </w:r>
      <w:r w:rsidRPr="0010005D">
        <w:rPr>
          <w:rFonts w:ascii="Times New Roman" w:eastAsia="宋体" w:hAnsi="Times New Roman" w:cs="仿宋_GB2312" w:hint="eastAsia"/>
          <w:bCs/>
        </w:rPr>
        <w:t>58</w:t>
      </w:r>
      <w:r w:rsidRPr="0010005D">
        <w:rPr>
          <w:rFonts w:ascii="Times New Roman" w:eastAsia="宋体" w:hAnsi="Times New Roman" w:cs="仿宋_GB2312" w:hint="eastAsia"/>
          <w:bCs/>
        </w:rPr>
        <w:t>个；涉外事件（撞船、扣押渔船）易被</w:t>
      </w:r>
      <w:r w:rsidRPr="0010005D">
        <w:rPr>
          <w:rFonts w:ascii="Times New Roman" w:eastAsia="宋体" w:hAnsi="Times New Roman" w:cs="仿宋_GB2312" w:hint="eastAsia"/>
          <w:bCs/>
        </w:rPr>
        <w:t>200+</w:t>
      </w:r>
      <w:r w:rsidRPr="0010005D">
        <w:rPr>
          <w:rFonts w:ascii="Times New Roman" w:eastAsia="宋体" w:hAnsi="Times New Roman" w:cs="仿宋_GB2312" w:hint="eastAsia"/>
          <w:bCs/>
        </w:rPr>
        <w:t>万粉丝账号二次解读。</w:t>
      </w:r>
    </w:p>
    <w:p w14:paraId="4CFA1DB4"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航空类舆情起源平台</w:t>
      </w:r>
      <w:proofErr w:type="gramStart"/>
      <w:r w:rsidRPr="0010005D">
        <w:rPr>
          <w:rFonts w:ascii="Times New Roman" w:eastAsia="宋体" w:hAnsi="Times New Roman" w:cs="仿宋_GB2312" w:hint="eastAsia"/>
          <w:bCs/>
        </w:rPr>
        <w:t>中微博占据</w:t>
      </w:r>
      <w:proofErr w:type="gramEnd"/>
      <w:r w:rsidRPr="0010005D">
        <w:rPr>
          <w:rFonts w:ascii="Times New Roman" w:eastAsia="宋体" w:hAnsi="Times New Roman" w:cs="仿宋_GB2312" w:hint="eastAsia"/>
          <w:bCs/>
        </w:rPr>
        <w:t>了</w:t>
      </w:r>
      <w:r w:rsidRPr="0010005D">
        <w:rPr>
          <w:rFonts w:ascii="Times New Roman" w:eastAsia="宋体" w:hAnsi="Times New Roman" w:cs="仿宋_GB2312" w:hint="eastAsia"/>
          <w:bCs/>
        </w:rPr>
        <w:t>71%</w:t>
      </w:r>
      <w:r w:rsidRPr="0010005D">
        <w:rPr>
          <w:rFonts w:ascii="Times New Roman" w:eastAsia="宋体" w:hAnsi="Times New Roman" w:cs="仿宋_GB2312" w:hint="eastAsia"/>
          <w:bCs/>
        </w:rPr>
        <w:t>，其中</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央视新闻</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中国民航报两家权威媒体</w:t>
      </w:r>
      <w:proofErr w:type="gramStart"/>
      <w:r w:rsidRPr="0010005D">
        <w:rPr>
          <w:rFonts w:ascii="Times New Roman" w:eastAsia="宋体" w:hAnsi="Times New Roman" w:cs="仿宋_GB2312" w:hint="eastAsia"/>
          <w:bCs/>
        </w:rPr>
        <w:t>首发占</w:t>
      </w:r>
      <w:proofErr w:type="gramEnd"/>
      <w:r w:rsidRPr="0010005D">
        <w:rPr>
          <w:rFonts w:ascii="Times New Roman" w:eastAsia="宋体" w:hAnsi="Times New Roman" w:cs="仿宋_GB2312" w:hint="eastAsia"/>
          <w:bCs/>
        </w:rPr>
        <w:t>21%</w:t>
      </w:r>
      <w:r w:rsidRPr="0010005D">
        <w:rPr>
          <w:rFonts w:ascii="Times New Roman" w:eastAsia="宋体" w:hAnsi="Times New Roman" w:cs="仿宋_GB2312" w:hint="eastAsia"/>
          <w:bCs/>
        </w:rPr>
        <w:t>，在所有行业领域中，舆情首发平台最为集中。而在关联媒体中，央视</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新华社</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航旅垂直</w:t>
      </w:r>
      <w:r w:rsidRPr="0010005D">
        <w:rPr>
          <w:rFonts w:ascii="Times New Roman" w:eastAsia="宋体" w:hAnsi="Times New Roman" w:cs="仿宋_GB2312" w:hint="eastAsia"/>
          <w:bCs/>
        </w:rPr>
        <w:t>APP</w:t>
      </w:r>
      <w:r w:rsidRPr="0010005D">
        <w:rPr>
          <w:rFonts w:ascii="Times New Roman" w:eastAsia="宋体" w:hAnsi="Times New Roman" w:cs="仿宋_GB2312" w:hint="eastAsia"/>
          <w:bCs/>
        </w:rPr>
        <w:t>位列前三。从自媒体专业领域来看，航空、科普、法律博主为主体，平均</w:t>
      </w:r>
      <w:proofErr w:type="gramStart"/>
      <w:r w:rsidRPr="0010005D">
        <w:rPr>
          <w:rFonts w:ascii="Times New Roman" w:eastAsia="宋体" w:hAnsi="Times New Roman" w:cs="仿宋_GB2312" w:hint="eastAsia"/>
          <w:bCs/>
        </w:rPr>
        <w:t>单事件</w:t>
      </w:r>
      <w:proofErr w:type="gramEnd"/>
      <w:r w:rsidRPr="0010005D">
        <w:rPr>
          <w:rFonts w:ascii="Times New Roman" w:eastAsia="宋体" w:hAnsi="Times New Roman" w:cs="仿宋_GB2312" w:hint="eastAsia"/>
          <w:bCs/>
        </w:rPr>
        <w:t>11</w:t>
      </w:r>
      <w:r w:rsidRPr="0010005D">
        <w:rPr>
          <w:rFonts w:ascii="Times New Roman" w:eastAsia="宋体" w:hAnsi="Times New Roman" w:cs="仿宋_GB2312" w:hint="eastAsia"/>
          <w:bCs/>
        </w:rPr>
        <w:t>人，粉丝中位数</w:t>
      </w:r>
      <w:r w:rsidRPr="0010005D">
        <w:rPr>
          <w:rFonts w:ascii="Times New Roman" w:eastAsia="宋体" w:hAnsi="Times New Roman" w:cs="仿宋_GB2312" w:hint="eastAsia"/>
          <w:bCs/>
        </w:rPr>
        <w:t>260</w:t>
      </w:r>
      <w:r w:rsidRPr="0010005D">
        <w:rPr>
          <w:rFonts w:ascii="Times New Roman" w:eastAsia="宋体" w:hAnsi="Times New Roman" w:cs="仿宋_GB2312" w:hint="eastAsia"/>
          <w:bCs/>
        </w:rPr>
        <w:t>万。</w:t>
      </w:r>
    </w:p>
    <w:p w14:paraId="32524FCB"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轨道交通类的舆情呈现多平台共振、民生议题碎片化特点。</w:t>
      </w:r>
      <w:proofErr w:type="gramStart"/>
      <w:r w:rsidRPr="0010005D">
        <w:rPr>
          <w:rFonts w:ascii="Times New Roman" w:eastAsia="宋体" w:hAnsi="Times New Roman" w:cs="仿宋_GB2312" w:hint="eastAsia"/>
          <w:bCs/>
        </w:rPr>
        <w:t>微博</w:t>
      </w:r>
      <w:proofErr w:type="gramEnd"/>
      <w:r w:rsidRPr="0010005D">
        <w:rPr>
          <w:rFonts w:ascii="Times New Roman" w:eastAsia="宋体" w:hAnsi="Times New Roman" w:cs="仿宋_GB2312" w:hint="eastAsia"/>
          <w:bCs/>
        </w:rPr>
        <w:t>55%</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抖音</w:t>
      </w:r>
      <w:proofErr w:type="gramEnd"/>
      <w:r w:rsidRPr="0010005D">
        <w:rPr>
          <w:rFonts w:ascii="Times New Roman" w:eastAsia="宋体" w:hAnsi="Times New Roman" w:cs="仿宋_GB2312" w:hint="eastAsia"/>
          <w:bCs/>
        </w:rPr>
        <w:t>16%</w:t>
      </w:r>
      <w:r w:rsidRPr="0010005D">
        <w:rPr>
          <w:rFonts w:ascii="Times New Roman" w:eastAsia="宋体" w:hAnsi="Times New Roman" w:cs="仿宋_GB2312" w:hint="eastAsia"/>
          <w:bCs/>
        </w:rPr>
        <w:t>，知乎</w:t>
      </w:r>
      <w:r w:rsidRPr="0010005D">
        <w:rPr>
          <w:rFonts w:ascii="Times New Roman" w:eastAsia="宋体" w:hAnsi="Times New Roman" w:cs="仿宋_GB2312" w:hint="eastAsia"/>
          <w:bCs/>
        </w:rPr>
        <w:t>9%</w:t>
      </w:r>
      <w:r w:rsidRPr="0010005D">
        <w:rPr>
          <w:rFonts w:ascii="Times New Roman" w:eastAsia="宋体" w:hAnsi="Times New Roman" w:cs="仿宋_GB2312" w:hint="eastAsia"/>
          <w:bCs/>
        </w:rPr>
        <w:t>。关联媒体中，呈现出地铁</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铁路本地</w:t>
      </w:r>
      <w:proofErr w:type="gramEnd"/>
      <w:r w:rsidRPr="0010005D">
        <w:rPr>
          <w:rFonts w:ascii="Times New Roman" w:eastAsia="宋体" w:hAnsi="Times New Roman" w:cs="仿宋_GB2312" w:hint="eastAsia"/>
          <w:bCs/>
        </w:rPr>
        <w:t>官号</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都市报</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短视频</w:t>
      </w:r>
      <w:r w:rsidRPr="0010005D">
        <w:rPr>
          <w:rFonts w:ascii="Times New Roman" w:eastAsia="宋体" w:hAnsi="Times New Roman" w:cs="仿宋_GB2312" w:hint="eastAsia"/>
          <w:bCs/>
        </w:rPr>
        <w:t>MCN</w:t>
      </w:r>
      <w:r w:rsidRPr="0010005D">
        <w:rPr>
          <w:rFonts w:ascii="Times New Roman" w:eastAsia="宋体" w:hAnsi="Times New Roman" w:cs="仿宋_GB2312" w:hint="eastAsia"/>
          <w:bCs/>
        </w:rPr>
        <w:t>矩阵特征；自媒体博主身份覆盖了情感、法律、科普、地域等多类，</w:t>
      </w:r>
      <w:proofErr w:type="gramStart"/>
      <w:r w:rsidRPr="0010005D">
        <w:rPr>
          <w:rFonts w:ascii="Times New Roman" w:eastAsia="宋体" w:hAnsi="Times New Roman" w:cs="仿宋_GB2312" w:hint="eastAsia"/>
          <w:bCs/>
        </w:rPr>
        <w:t>单事件</w:t>
      </w:r>
      <w:proofErr w:type="gramEnd"/>
      <w:r w:rsidRPr="0010005D">
        <w:rPr>
          <w:rFonts w:ascii="Times New Roman" w:eastAsia="宋体" w:hAnsi="Times New Roman" w:cs="仿宋_GB2312" w:hint="eastAsia"/>
          <w:bCs/>
        </w:rPr>
        <w:t>最高</w:t>
      </w:r>
      <w:r w:rsidRPr="0010005D">
        <w:rPr>
          <w:rFonts w:ascii="Times New Roman" w:eastAsia="宋体" w:hAnsi="Times New Roman" w:cs="仿宋_GB2312" w:hint="eastAsia"/>
          <w:bCs/>
        </w:rPr>
        <w:t>93</w:t>
      </w:r>
      <w:r w:rsidRPr="0010005D">
        <w:rPr>
          <w:rFonts w:ascii="Times New Roman" w:eastAsia="宋体" w:hAnsi="Times New Roman" w:cs="仿宋_GB2312" w:hint="eastAsia"/>
          <w:bCs/>
        </w:rPr>
        <w:t>个。</w:t>
      </w:r>
    </w:p>
    <w:p w14:paraId="1ACBEA93" w14:textId="77777777" w:rsidR="00527DAD" w:rsidRPr="0010005D" w:rsidRDefault="00527DAD" w:rsidP="00527DAD">
      <w:pPr>
        <w:spacing w:line="360" w:lineRule="auto"/>
        <w:ind w:firstLineChars="200" w:firstLine="562"/>
        <w:rPr>
          <w:rFonts w:ascii="Times New Roman" w:eastAsia="宋体" w:hAnsi="Times New Roman" w:cs="仿宋_GB2312"/>
          <w:b/>
          <w:sz w:val="28"/>
          <w:szCs w:val="28"/>
        </w:rPr>
      </w:pPr>
      <w:r w:rsidRPr="0010005D">
        <w:rPr>
          <w:rFonts w:ascii="Times New Roman" w:eastAsia="宋体" w:hAnsi="Times New Roman" w:cs="仿宋_GB2312" w:hint="eastAsia"/>
          <w:b/>
          <w:sz w:val="28"/>
          <w:szCs w:val="28"/>
        </w:rPr>
        <w:lastRenderedPageBreak/>
        <w:t>（二）舆情扩散平台与时长规律</w:t>
      </w:r>
    </w:p>
    <w:p w14:paraId="1BF2DC5A"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1. </w:t>
      </w:r>
      <w:r w:rsidRPr="0010005D">
        <w:rPr>
          <w:rFonts w:ascii="Times New Roman" w:eastAsia="宋体" w:hAnsi="Times New Roman" w:cs="仿宋_GB2312" w:hint="eastAsia"/>
          <w:bCs/>
        </w:rPr>
        <w:t>曝光端：社交平台稳</w:t>
      </w:r>
      <w:proofErr w:type="gramStart"/>
      <w:r w:rsidRPr="0010005D">
        <w:rPr>
          <w:rFonts w:ascii="Times New Roman" w:eastAsia="宋体" w:hAnsi="Times New Roman" w:cs="仿宋_GB2312" w:hint="eastAsia"/>
          <w:bCs/>
        </w:rPr>
        <w:t>居首发</w:t>
      </w:r>
      <w:proofErr w:type="gramEnd"/>
      <w:r w:rsidRPr="0010005D">
        <w:rPr>
          <w:rFonts w:ascii="Times New Roman" w:eastAsia="宋体" w:hAnsi="Times New Roman" w:cs="仿宋_GB2312" w:hint="eastAsia"/>
          <w:bCs/>
        </w:rPr>
        <w:t>高地，算法推送平台承担二次扩散</w:t>
      </w:r>
    </w:p>
    <w:p w14:paraId="4EFC1F18"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在统计样本扩散周期内，</w:t>
      </w:r>
      <w:proofErr w:type="gramStart"/>
      <w:r w:rsidRPr="0010005D">
        <w:rPr>
          <w:rFonts w:ascii="Times New Roman" w:eastAsia="宋体" w:hAnsi="Times New Roman" w:cs="仿宋_GB2312" w:hint="eastAsia"/>
          <w:bCs/>
        </w:rPr>
        <w:t>微博等</w:t>
      </w:r>
      <w:proofErr w:type="gramEnd"/>
      <w:r w:rsidRPr="0010005D">
        <w:rPr>
          <w:rFonts w:ascii="Times New Roman" w:eastAsia="宋体" w:hAnsi="Times New Roman" w:cs="仿宋_GB2312" w:hint="eastAsia"/>
          <w:bCs/>
        </w:rPr>
        <w:t>社交平台扩散渠道占比达</w:t>
      </w:r>
      <w:r w:rsidRPr="0010005D">
        <w:rPr>
          <w:rFonts w:ascii="Times New Roman" w:eastAsia="宋体" w:hAnsi="Times New Roman" w:cs="仿宋_GB2312" w:hint="eastAsia"/>
          <w:bCs/>
        </w:rPr>
        <w:t>63.4%</w:t>
      </w:r>
      <w:r w:rsidRPr="0010005D">
        <w:rPr>
          <w:rFonts w:ascii="Times New Roman" w:eastAsia="宋体" w:hAnsi="Times New Roman" w:cs="仿宋_GB2312" w:hint="eastAsia"/>
          <w:bCs/>
        </w:rPr>
        <w:t>，其“即时发布</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热搜机制”使事件可在</w:t>
      </w:r>
      <w:r w:rsidRPr="0010005D">
        <w:rPr>
          <w:rFonts w:ascii="Times New Roman" w:eastAsia="宋体" w:hAnsi="Times New Roman" w:cs="仿宋_GB2312" w:hint="eastAsia"/>
          <w:bCs/>
        </w:rPr>
        <w:t>30</w:t>
      </w:r>
      <w:r w:rsidRPr="0010005D">
        <w:rPr>
          <w:rFonts w:ascii="Times New Roman" w:eastAsia="宋体" w:hAnsi="Times New Roman" w:cs="仿宋_GB2312" w:hint="eastAsia"/>
          <w:bCs/>
        </w:rPr>
        <w:t>分钟内完成从个体</w:t>
      </w:r>
      <w:proofErr w:type="gramStart"/>
      <w:r w:rsidRPr="0010005D">
        <w:rPr>
          <w:rFonts w:ascii="Times New Roman" w:eastAsia="宋体" w:hAnsi="Times New Roman" w:cs="仿宋_GB2312" w:hint="eastAsia"/>
          <w:bCs/>
        </w:rPr>
        <w:t>爆</w:t>
      </w:r>
      <w:proofErr w:type="gramEnd"/>
      <w:r w:rsidRPr="0010005D">
        <w:rPr>
          <w:rFonts w:ascii="Times New Roman" w:eastAsia="宋体" w:hAnsi="Times New Roman" w:cs="仿宋_GB2312" w:hint="eastAsia"/>
          <w:bCs/>
        </w:rPr>
        <w:t>料到公共议题的跃迁；今日头条以</w:t>
      </w:r>
      <w:r w:rsidRPr="0010005D">
        <w:rPr>
          <w:rFonts w:ascii="Times New Roman" w:eastAsia="宋体" w:hAnsi="Times New Roman" w:cs="仿宋_GB2312" w:hint="eastAsia"/>
          <w:bCs/>
        </w:rPr>
        <w:t>18.7%</w:t>
      </w:r>
      <w:r w:rsidRPr="0010005D">
        <w:rPr>
          <w:rFonts w:ascii="Times New Roman" w:eastAsia="宋体" w:hAnsi="Times New Roman" w:cs="仿宋_GB2312" w:hint="eastAsia"/>
          <w:bCs/>
        </w:rPr>
        <w:t>次之，主要通过“推荐算法”实现地域与兴趣双重维度的快速扩散，但平均</w:t>
      </w:r>
      <w:proofErr w:type="gramStart"/>
      <w:r w:rsidRPr="0010005D">
        <w:rPr>
          <w:rFonts w:ascii="Times New Roman" w:eastAsia="宋体" w:hAnsi="Times New Roman" w:cs="仿宋_GB2312" w:hint="eastAsia"/>
          <w:bCs/>
        </w:rPr>
        <w:t>滞后微博</w:t>
      </w:r>
      <w:proofErr w:type="gramEnd"/>
      <w:r w:rsidRPr="0010005D">
        <w:rPr>
          <w:rFonts w:ascii="Times New Roman" w:eastAsia="宋体" w:hAnsi="Times New Roman" w:cs="仿宋_GB2312" w:hint="eastAsia"/>
          <w:bCs/>
        </w:rPr>
        <w:t>1.8</w:t>
      </w:r>
      <w:r w:rsidRPr="0010005D">
        <w:rPr>
          <w:rFonts w:ascii="Times New Roman" w:eastAsia="宋体" w:hAnsi="Times New Roman" w:cs="仿宋_GB2312" w:hint="eastAsia"/>
          <w:bCs/>
        </w:rPr>
        <w:t>小时。抖音、快手等短视频渠道仅占</w:t>
      </w:r>
      <w:r w:rsidRPr="0010005D">
        <w:rPr>
          <w:rFonts w:ascii="Times New Roman" w:eastAsia="宋体" w:hAnsi="Times New Roman" w:cs="仿宋_GB2312" w:hint="eastAsia"/>
          <w:bCs/>
        </w:rPr>
        <w:t>7.2%</w:t>
      </w:r>
      <w:r w:rsidRPr="0010005D">
        <w:rPr>
          <w:rFonts w:ascii="Times New Roman" w:eastAsia="宋体" w:hAnsi="Times New Roman" w:cs="仿宋_GB2312" w:hint="eastAsia"/>
          <w:bCs/>
        </w:rPr>
        <w:t>，且多由</w:t>
      </w:r>
      <w:proofErr w:type="gramStart"/>
      <w:r w:rsidRPr="0010005D">
        <w:rPr>
          <w:rFonts w:ascii="Times New Roman" w:eastAsia="宋体" w:hAnsi="Times New Roman" w:cs="仿宋_GB2312" w:hint="eastAsia"/>
          <w:bCs/>
        </w:rPr>
        <w:t>微博或</w:t>
      </w:r>
      <w:proofErr w:type="gramEnd"/>
      <w:r w:rsidRPr="0010005D">
        <w:rPr>
          <w:rFonts w:ascii="Times New Roman" w:eastAsia="宋体" w:hAnsi="Times New Roman" w:cs="仿宋_GB2312" w:hint="eastAsia"/>
          <w:bCs/>
        </w:rPr>
        <w:t>头条内容二次剪辑后回流，尚未成为交通舆情的第一落点。</w:t>
      </w:r>
    </w:p>
    <w:p w14:paraId="3941B09D"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2. </w:t>
      </w:r>
      <w:r w:rsidRPr="0010005D">
        <w:rPr>
          <w:rFonts w:ascii="Times New Roman" w:eastAsia="宋体" w:hAnsi="Times New Roman" w:cs="仿宋_GB2312" w:hint="eastAsia"/>
          <w:bCs/>
        </w:rPr>
        <w:t>放大端：</w:t>
      </w:r>
      <w:proofErr w:type="gramStart"/>
      <w:r w:rsidRPr="0010005D">
        <w:rPr>
          <w:rFonts w:ascii="Times New Roman" w:eastAsia="宋体" w:hAnsi="Times New Roman" w:cs="仿宋_GB2312" w:hint="eastAsia"/>
          <w:bCs/>
        </w:rPr>
        <w:t>微博热搜决定</w:t>
      </w:r>
      <w:proofErr w:type="gramEnd"/>
      <w:r w:rsidRPr="0010005D">
        <w:rPr>
          <w:rFonts w:ascii="Times New Roman" w:eastAsia="宋体" w:hAnsi="Times New Roman" w:cs="仿宋_GB2312" w:hint="eastAsia"/>
          <w:bCs/>
        </w:rPr>
        <w:t>峰值高度，社区平台延长长尾周期</w:t>
      </w:r>
    </w:p>
    <w:p w14:paraId="28214929" w14:textId="77777777" w:rsidR="00527DAD" w:rsidRPr="0010005D" w:rsidRDefault="00527DAD" w:rsidP="00527DAD">
      <w:pPr>
        <w:spacing w:line="360" w:lineRule="auto"/>
        <w:ind w:firstLineChars="200" w:firstLine="480"/>
        <w:rPr>
          <w:rFonts w:ascii="Times New Roman" w:eastAsia="宋体" w:hAnsi="Times New Roman" w:cs="仿宋_GB2312"/>
          <w:bCs/>
        </w:rPr>
      </w:pPr>
      <w:proofErr w:type="gramStart"/>
      <w:r w:rsidRPr="0010005D">
        <w:rPr>
          <w:rFonts w:ascii="Times New Roman" w:eastAsia="宋体" w:hAnsi="Times New Roman" w:cs="仿宋_GB2312" w:hint="eastAsia"/>
          <w:bCs/>
        </w:rPr>
        <w:t>微博热搜</w:t>
      </w:r>
      <w:proofErr w:type="gramEnd"/>
      <w:r w:rsidRPr="0010005D">
        <w:rPr>
          <w:rFonts w:ascii="Times New Roman" w:eastAsia="宋体" w:hAnsi="Times New Roman" w:cs="仿宋_GB2312" w:hint="eastAsia"/>
          <w:bCs/>
        </w:rPr>
        <w:t>排名与事件绝对热度呈显著正相关（</w:t>
      </w:r>
      <w:r w:rsidRPr="0010005D">
        <w:rPr>
          <w:rFonts w:ascii="Times New Roman" w:eastAsia="宋体" w:hAnsi="Times New Roman" w:cs="仿宋_GB2312" w:hint="eastAsia"/>
          <w:bCs/>
        </w:rPr>
        <w:t>r=0.82</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p&lt;0.01</w:t>
      </w:r>
      <w:r w:rsidRPr="0010005D">
        <w:rPr>
          <w:rFonts w:ascii="Times New Roman" w:eastAsia="宋体" w:hAnsi="Times New Roman" w:cs="仿宋_GB2312" w:hint="eastAsia"/>
          <w:bCs/>
        </w:rPr>
        <w:t>）。峰值位列前三的事件，</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小时内平均阅读量超</w:t>
      </w:r>
      <w:r w:rsidRPr="0010005D">
        <w:rPr>
          <w:rFonts w:ascii="Times New Roman" w:eastAsia="宋体" w:hAnsi="Times New Roman" w:cs="仿宋_GB2312" w:hint="eastAsia"/>
          <w:bCs/>
        </w:rPr>
        <w:t>4.2</w:t>
      </w:r>
      <w:r w:rsidRPr="0010005D">
        <w:rPr>
          <w:rFonts w:ascii="Times New Roman" w:eastAsia="宋体" w:hAnsi="Times New Roman" w:cs="仿宋_GB2312" w:hint="eastAsia"/>
          <w:bCs/>
        </w:rPr>
        <w:t>亿，</w:t>
      </w:r>
      <w:proofErr w:type="gramStart"/>
      <w:r w:rsidRPr="0010005D">
        <w:rPr>
          <w:rFonts w:ascii="Times New Roman" w:eastAsia="宋体" w:hAnsi="Times New Roman" w:cs="仿宋_GB2312" w:hint="eastAsia"/>
          <w:bCs/>
        </w:rPr>
        <w:t>热搜每</w:t>
      </w:r>
      <w:proofErr w:type="gramEnd"/>
      <w:r w:rsidRPr="0010005D">
        <w:rPr>
          <w:rFonts w:ascii="Times New Roman" w:eastAsia="宋体" w:hAnsi="Times New Roman" w:cs="仿宋_GB2312" w:hint="eastAsia"/>
          <w:bCs/>
        </w:rPr>
        <w:t>下降</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位，阅读量衰减约</w:t>
      </w:r>
      <w:r w:rsidRPr="0010005D">
        <w:rPr>
          <w:rFonts w:ascii="Times New Roman" w:eastAsia="宋体" w:hAnsi="Times New Roman" w:cs="仿宋_GB2312" w:hint="eastAsia"/>
          <w:bCs/>
        </w:rPr>
        <w:t>21%</w:t>
      </w:r>
      <w:r w:rsidRPr="0010005D">
        <w:rPr>
          <w:rFonts w:ascii="Times New Roman" w:eastAsia="宋体" w:hAnsi="Times New Roman" w:cs="仿宋_GB2312" w:hint="eastAsia"/>
          <w:bCs/>
        </w:rPr>
        <w:t>。知乎、小红书类社区平台在事件发生</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小时后承接深度讨论，技术故障和事故类事件平均回答数达</w:t>
      </w:r>
      <w:r w:rsidRPr="0010005D">
        <w:rPr>
          <w:rFonts w:ascii="Times New Roman" w:eastAsia="宋体" w:hAnsi="Times New Roman" w:cs="仿宋_GB2312" w:hint="eastAsia"/>
          <w:bCs/>
        </w:rPr>
        <w:t>327</w:t>
      </w:r>
      <w:r w:rsidRPr="0010005D">
        <w:rPr>
          <w:rFonts w:ascii="Times New Roman" w:eastAsia="宋体" w:hAnsi="Times New Roman" w:cs="仿宋_GB2312" w:hint="eastAsia"/>
          <w:bCs/>
        </w:rPr>
        <w:t>条，可将舆情生命周期延长</w:t>
      </w:r>
      <w:r w:rsidRPr="0010005D">
        <w:rPr>
          <w:rFonts w:ascii="Times New Roman" w:eastAsia="宋体" w:hAnsi="Times New Roman" w:cs="仿宋_GB2312" w:hint="eastAsia"/>
          <w:bCs/>
        </w:rPr>
        <w:t>1.7</w:t>
      </w:r>
      <w:r w:rsidRPr="0010005D">
        <w:rPr>
          <w:rFonts w:ascii="Times New Roman" w:eastAsia="宋体" w:hAnsi="Times New Roman" w:cs="仿宋_GB2312" w:hint="eastAsia"/>
          <w:bCs/>
        </w:rPr>
        <w:t>倍，但对热度曲线无反向影响。</w:t>
      </w:r>
    </w:p>
    <w:p w14:paraId="2000605F"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3. </w:t>
      </w:r>
      <w:r w:rsidRPr="0010005D">
        <w:rPr>
          <w:rFonts w:ascii="Times New Roman" w:eastAsia="宋体" w:hAnsi="Times New Roman" w:cs="仿宋_GB2312" w:hint="eastAsia"/>
          <w:bCs/>
        </w:rPr>
        <w:t>延伸端：平台机制决定衍生概率</w:t>
      </w:r>
    </w:p>
    <w:p w14:paraId="497DD203" w14:textId="77777777" w:rsidR="00527DAD" w:rsidRPr="0010005D" w:rsidRDefault="00527DAD" w:rsidP="00527DAD">
      <w:pPr>
        <w:spacing w:line="360" w:lineRule="auto"/>
        <w:ind w:firstLineChars="200" w:firstLine="480"/>
        <w:rPr>
          <w:rFonts w:ascii="Times New Roman" w:eastAsia="宋体" w:hAnsi="Times New Roman" w:cs="仿宋_GB2312"/>
          <w:bCs/>
        </w:rPr>
      </w:pPr>
      <w:proofErr w:type="gramStart"/>
      <w:r w:rsidRPr="0010005D">
        <w:rPr>
          <w:rFonts w:ascii="Times New Roman" w:eastAsia="宋体" w:hAnsi="Times New Roman" w:cs="仿宋_GB2312" w:hint="eastAsia"/>
          <w:bCs/>
        </w:rPr>
        <w:t>微博的</w:t>
      </w:r>
      <w:proofErr w:type="gramEnd"/>
      <w:r w:rsidRPr="0010005D">
        <w:rPr>
          <w:rFonts w:ascii="Times New Roman" w:eastAsia="宋体" w:hAnsi="Times New Roman" w:cs="仿宋_GB2312" w:hint="eastAsia"/>
          <w:bCs/>
        </w:rPr>
        <w:t>“话题</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超话</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评论”三级结构使争议点可被即时抽取并独立成题，次生舆情生成概率达</w:t>
      </w:r>
      <w:r w:rsidRPr="0010005D">
        <w:rPr>
          <w:rFonts w:ascii="Times New Roman" w:eastAsia="宋体" w:hAnsi="Times New Roman" w:cs="仿宋_GB2312" w:hint="eastAsia"/>
          <w:bCs/>
        </w:rPr>
        <w:t>44.7%</w:t>
      </w:r>
      <w:r w:rsidRPr="0010005D">
        <w:rPr>
          <w:rFonts w:ascii="Times New Roman" w:eastAsia="宋体" w:hAnsi="Times New Roman" w:cs="仿宋_GB2312" w:hint="eastAsia"/>
          <w:bCs/>
        </w:rPr>
        <w:t>；今日头条因</w:t>
      </w:r>
      <w:proofErr w:type="gramStart"/>
      <w:r w:rsidRPr="0010005D">
        <w:rPr>
          <w:rFonts w:ascii="Times New Roman" w:eastAsia="宋体" w:hAnsi="Times New Roman" w:cs="仿宋_GB2312" w:hint="eastAsia"/>
          <w:bCs/>
        </w:rPr>
        <w:t>评论区</w:t>
      </w:r>
      <w:proofErr w:type="gramEnd"/>
      <w:r w:rsidRPr="0010005D">
        <w:rPr>
          <w:rFonts w:ascii="Times New Roman" w:eastAsia="宋体" w:hAnsi="Times New Roman" w:cs="仿宋_GB2312" w:hint="eastAsia"/>
          <w:bCs/>
        </w:rPr>
        <w:t>折叠展示，衍生议题不易形成公共可见性，次生概率降至</w:t>
      </w:r>
      <w:r w:rsidRPr="0010005D">
        <w:rPr>
          <w:rFonts w:ascii="Times New Roman" w:eastAsia="宋体" w:hAnsi="Times New Roman" w:cs="仿宋_GB2312" w:hint="eastAsia"/>
          <w:bCs/>
        </w:rPr>
        <w:t>21.3%</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抖音以</w:t>
      </w:r>
      <w:proofErr w:type="gramEnd"/>
      <w:r w:rsidRPr="0010005D">
        <w:rPr>
          <w:rFonts w:ascii="Times New Roman" w:eastAsia="宋体" w:hAnsi="Times New Roman" w:cs="仿宋_GB2312" w:hint="eastAsia"/>
          <w:bCs/>
        </w:rPr>
        <w:t>短视频情绪动员为主，但</w:t>
      </w:r>
      <w:proofErr w:type="gramStart"/>
      <w:r w:rsidRPr="0010005D">
        <w:rPr>
          <w:rFonts w:ascii="Times New Roman" w:eastAsia="宋体" w:hAnsi="Times New Roman" w:cs="仿宋_GB2312" w:hint="eastAsia"/>
          <w:bCs/>
        </w:rPr>
        <w:t>评论区</w:t>
      </w:r>
      <w:proofErr w:type="gramEnd"/>
      <w:r w:rsidRPr="0010005D">
        <w:rPr>
          <w:rFonts w:ascii="Times New Roman" w:eastAsia="宋体" w:hAnsi="Times New Roman" w:cs="仿宋_GB2312" w:hint="eastAsia"/>
          <w:bCs/>
        </w:rPr>
        <w:t>碎片化，衍生概率仅为</w:t>
      </w:r>
      <w:r w:rsidRPr="0010005D">
        <w:rPr>
          <w:rFonts w:ascii="Times New Roman" w:eastAsia="宋体" w:hAnsi="Times New Roman" w:cs="仿宋_GB2312" w:hint="eastAsia"/>
          <w:bCs/>
        </w:rPr>
        <w:t>13.5%</w:t>
      </w:r>
      <w:r w:rsidRPr="0010005D">
        <w:rPr>
          <w:rFonts w:ascii="Times New Roman" w:eastAsia="宋体" w:hAnsi="Times New Roman" w:cs="仿宋_GB2312" w:hint="eastAsia"/>
          <w:bCs/>
        </w:rPr>
        <w:t>。</w:t>
      </w:r>
    </w:p>
    <w:p w14:paraId="7AEE8B16"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4. </w:t>
      </w:r>
      <w:r w:rsidRPr="0010005D">
        <w:rPr>
          <w:rFonts w:ascii="Times New Roman" w:eastAsia="宋体" w:hAnsi="Times New Roman" w:cs="仿宋_GB2312" w:hint="eastAsia"/>
          <w:bCs/>
        </w:rPr>
        <w:t>衰减端：社交平台指数式下滑，算法驱动平台延缓衰减</w:t>
      </w:r>
    </w:p>
    <w:p w14:paraId="2C5ACE91" w14:textId="77777777" w:rsidR="00527DAD" w:rsidRPr="0010005D" w:rsidRDefault="00527DAD" w:rsidP="00527DAD">
      <w:pPr>
        <w:spacing w:line="360" w:lineRule="auto"/>
        <w:ind w:firstLineChars="200" w:firstLine="480"/>
        <w:rPr>
          <w:rFonts w:ascii="Times New Roman" w:eastAsia="宋体" w:hAnsi="Times New Roman" w:cs="仿宋_GB2312"/>
          <w:bCs/>
        </w:rPr>
      </w:pPr>
      <w:proofErr w:type="gramStart"/>
      <w:r w:rsidRPr="0010005D">
        <w:rPr>
          <w:rFonts w:ascii="Times New Roman" w:eastAsia="宋体" w:hAnsi="Times New Roman" w:cs="仿宋_GB2312" w:hint="eastAsia"/>
          <w:bCs/>
        </w:rPr>
        <w:t>微博热度</w:t>
      </w:r>
      <w:proofErr w:type="gramEnd"/>
      <w:r w:rsidRPr="0010005D">
        <w:rPr>
          <w:rFonts w:ascii="Times New Roman" w:eastAsia="宋体" w:hAnsi="Times New Roman" w:cs="仿宋_GB2312" w:hint="eastAsia"/>
          <w:bCs/>
        </w:rPr>
        <w:t>符合“半衰期</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小时”指数模型，</w:t>
      </w:r>
      <w:proofErr w:type="gramStart"/>
      <w:r w:rsidRPr="0010005D">
        <w:rPr>
          <w:rFonts w:ascii="Times New Roman" w:eastAsia="宋体" w:hAnsi="Times New Roman" w:cs="仿宋_GB2312" w:hint="eastAsia"/>
          <w:bCs/>
        </w:rPr>
        <w:t>热搜下</w:t>
      </w:r>
      <w:proofErr w:type="gramEnd"/>
      <w:r w:rsidRPr="0010005D">
        <w:rPr>
          <w:rFonts w:ascii="Times New Roman" w:eastAsia="宋体" w:hAnsi="Times New Roman" w:cs="仿宋_GB2312" w:hint="eastAsia"/>
          <w:bCs/>
        </w:rPr>
        <w:t>架后平均剩余热度不足峰值</w:t>
      </w:r>
      <w:r w:rsidRPr="0010005D">
        <w:rPr>
          <w:rFonts w:ascii="Times New Roman" w:eastAsia="宋体" w:hAnsi="Times New Roman" w:cs="仿宋_GB2312" w:hint="eastAsia"/>
          <w:bCs/>
        </w:rPr>
        <w:t>18%</w:t>
      </w:r>
      <w:r w:rsidRPr="0010005D">
        <w:rPr>
          <w:rFonts w:ascii="Times New Roman" w:eastAsia="宋体" w:hAnsi="Times New Roman" w:cs="仿宋_GB2312" w:hint="eastAsia"/>
          <w:bCs/>
        </w:rPr>
        <w:t>；今日头条通过个性化推荐与相关阅读，可将事件热度衰减斜率降低</w:t>
      </w:r>
      <w:r w:rsidRPr="0010005D">
        <w:rPr>
          <w:rFonts w:ascii="Times New Roman" w:eastAsia="宋体" w:hAnsi="Times New Roman" w:cs="仿宋_GB2312" w:hint="eastAsia"/>
          <w:bCs/>
        </w:rPr>
        <w:t>0.3</w:t>
      </w:r>
      <w:r w:rsidRPr="0010005D">
        <w:rPr>
          <w:rFonts w:ascii="Times New Roman" w:eastAsia="宋体" w:hAnsi="Times New Roman" w:cs="仿宋_GB2312" w:hint="eastAsia"/>
          <w:bCs/>
        </w:rPr>
        <w:t>个系数，平均延长可见周期</w:t>
      </w:r>
      <w:r w:rsidRPr="0010005D">
        <w:rPr>
          <w:rFonts w:ascii="Times New Roman" w:eastAsia="宋体" w:hAnsi="Times New Roman" w:cs="仿宋_GB2312" w:hint="eastAsia"/>
          <w:bCs/>
        </w:rPr>
        <w:t>8.6</w:t>
      </w:r>
      <w:r w:rsidRPr="0010005D">
        <w:rPr>
          <w:rFonts w:ascii="Times New Roman" w:eastAsia="宋体" w:hAnsi="Times New Roman" w:cs="仿宋_GB2312" w:hint="eastAsia"/>
          <w:bCs/>
        </w:rPr>
        <w:t>小时；</w:t>
      </w:r>
      <w:proofErr w:type="gramStart"/>
      <w:r w:rsidRPr="0010005D">
        <w:rPr>
          <w:rFonts w:ascii="Times New Roman" w:eastAsia="宋体" w:hAnsi="Times New Roman" w:cs="仿宋_GB2312" w:hint="eastAsia"/>
          <w:bCs/>
        </w:rPr>
        <w:t>知乎因搜索</w:t>
      </w:r>
      <w:proofErr w:type="gramEnd"/>
      <w:r w:rsidRPr="0010005D">
        <w:rPr>
          <w:rFonts w:ascii="Times New Roman" w:eastAsia="宋体" w:hAnsi="Times New Roman" w:cs="仿宋_GB2312" w:hint="eastAsia"/>
          <w:bCs/>
        </w:rPr>
        <w:t>权重高，技术类事件在事件发生</w:t>
      </w:r>
      <w:r w:rsidRPr="0010005D">
        <w:rPr>
          <w:rFonts w:ascii="Times New Roman" w:eastAsia="宋体" w:hAnsi="Times New Roman" w:cs="仿宋_GB2312" w:hint="eastAsia"/>
          <w:bCs/>
        </w:rPr>
        <w:t>72</w:t>
      </w:r>
      <w:r w:rsidRPr="0010005D">
        <w:rPr>
          <w:rFonts w:ascii="Times New Roman" w:eastAsia="宋体" w:hAnsi="Times New Roman" w:cs="仿宋_GB2312" w:hint="eastAsia"/>
          <w:bCs/>
        </w:rPr>
        <w:t>小时后仍能保持峰值</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的阅读量，呈现长尾平台特征。</w:t>
      </w:r>
    </w:p>
    <w:p w14:paraId="32B36904" w14:textId="77777777" w:rsidR="00527DAD" w:rsidRPr="0010005D" w:rsidRDefault="00527DAD" w:rsidP="00527DAD">
      <w:pPr>
        <w:spacing w:line="360" w:lineRule="auto"/>
        <w:ind w:firstLineChars="200" w:firstLine="562"/>
        <w:rPr>
          <w:rFonts w:ascii="Times New Roman" w:eastAsia="宋体" w:hAnsi="Times New Roman" w:cs="仿宋_GB2312"/>
          <w:b/>
          <w:sz w:val="28"/>
          <w:szCs w:val="28"/>
        </w:rPr>
      </w:pPr>
      <w:r w:rsidRPr="0010005D">
        <w:rPr>
          <w:rFonts w:ascii="Times New Roman" w:eastAsia="宋体" w:hAnsi="Times New Roman" w:cs="仿宋_GB2312" w:hint="eastAsia"/>
          <w:b/>
          <w:sz w:val="28"/>
          <w:szCs w:val="28"/>
        </w:rPr>
        <w:t>（三）自媒体作用概况</w:t>
      </w:r>
    </w:p>
    <w:p w14:paraId="27D09E37" w14:textId="7FF3FC59" w:rsidR="00527DAD" w:rsidRPr="0010005D" w:rsidRDefault="00527DAD" w:rsidP="00527DAD">
      <w:pPr>
        <w:spacing w:line="360" w:lineRule="auto"/>
        <w:ind w:firstLineChars="200" w:firstLine="440"/>
        <w:rPr>
          <w:rFonts w:ascii="Times New Roman" w:eastAsia="宋体" w:hAnsi="Times New Roman" w:cs="仿宋_GB2312"/>
          <w:bCs/>
          <w:sz w:val="22"/>
        </w:rPr>
      </w:pPr>
      <w:r w:rsidRPr="0010005D">
        <w:rPr>
          <w:rFonts w:ascii="Times New Roman" w:eastAsia="宋体" w:hAnsi="Times New Roman" w:cs="仿宋_GB2312" w:hint="eastAsia"/>
          <w:bCs/>
          <w:sz w:val="22"/>
        </w:rPr>
        <w:t>自媒体（含市场化媒体与大</w:t>
      </w:r>
      <w:r w:rsidRPr="0010005D">
        <w:rPr>
          <w:rFonts w:ascii="Times New Roman" w:eastAsia="宋体" w:hAnsi="Times New Roman" w:cs="仿宋_GB2312" w:hint="eastAsia"/>
          <w:bCs/>
          <w:sz w:val="22"/>
        </w:rPr>
        <w:t>V</w:t>
      </w:r>
      <w:r w:rsidRPr="0010005D">
        <w:rPr>
          <w:rFonts w:ascii="Times New Roman" w:eastAsia="宋体" w:hAnsi="Times New Roman" w:cs="仿宋_GB2312" w:hint="eastAsia"/>
          <w:bCs/>
          <w:sz w:val="22"/>
        </w:rPr>
        <w:t>）在交通舆情中</w:t>
      </w:r>
      <w:r w:rsidRPr="0010005D">
        <w:rPr>
          <w:rFonts w:ascii="Times New Roman" w:eastAsia="宋体" w:hAnsi="Times New Roman" w:cs="宋体" w:hint="eastAsia"/>
          <w:bCs/>
          <w:sz w:val="22"/>
        </w:rPr>
        <w:t>扮</w:t>
      </w:r>
      <w:r w:rsidRPr="0010005D">
        <w:rPr>
          <w:rFonts w:ascii="Times New Roman" w:eastAsia="宋体" w:hAnsi="Times New Roman" w:cs="___WRD_EMBED_SUB_47" w:hint="eastAsia"/>
          <w:bCs/>
          <w:sz w:val="22"/>
        </w:rPr>
        <w:t>演了复杂的角色，</w:t>
      </w:r>
      <w:r w:rsidRPr="0010005D">
        <w:rPr>
          <w:rFonts w:ascii="Times New Roman" w:eastAsia="宋体" w:hAnsi="Times New Roman" w:cs="宋体" w:hint="eastAsia"/>
          <w:bCs/>
          <w:sz w:val="22"/>
        </w:rPr>
        <w:t>既</w:t>
      </w:r>
      <w:r w:rsidRPr="0010005D">
        <w:rPr>
          <w:rFonts w:ascii="Times New Roman" w:eastAsia="宋体" w:hAnsi="Times New Roman" w:cs="___WRD_EMBED_SUB_47" w:hint="eastAsia"/>
          <w:bCs/>
          <w:sz w:val="22"/>
        </w:rPr>
        <w:t>是信息扩散</w:t>
      </w:r>
      <w:r w:rsidRPr="0010005D">
        <w:rPr>
          <w:rFonts w:ascii="Times New Roman" w:eastAsia="宋体" w:hAnsi="Times New Roman" w:cs="___WRD_EMBED_SUB_47" w:hint="eastAsia"/>
          <w:bCs/>
          <w:sz w:val="22"/>
        </w:rPr>
        <w:lastRenderedPageBreak/>
        <w:t>的“放大器”，也是议题设置的“策源地”。不同平台与渠道的组合，展现出显著的传播偏好和效果差异。</w:t>
      </w:r>
      <w:del w:id="5" w:author="Su, Linsen" w:date="2025-11-18T14:23:00Z">
        <w:r w:rsidRPr="0010005D" w:rsidDel="0010005D">
          <w:rPr>
            <w:rFonts w:ascii="Times New Roman" w:eastAsia="宋体" w:hAnsi="Times New Roman" w:cs="___WRD_EMBED_SUB_47" w:hint="eastAsia"/>
            <w:bCs/>
            <w:sz w:val="22"/>
          </w:rPr>
          <w:delText>如表</w:delText>
        </w:r>
        <w:r w:rsidRPr="0010005D" w:rsidDel="0010005D">
          <w:rPr>
            <w:rFonts w:ascii="Times New Roman" w:eastAsia="宋体" w:hAnsi="Times New Roman" w:cs="仿宋_GB2312" w:hint="eastAsia"/>
            <w:bCs/>
            <w:sz w:val="22"/>
          </w:rPr>
          <w:delText>2-3</w:delText>
        </w:r>
        <w:r w:rsidRPr="0010005D" w:rsidDel="0010005D">
          <w:rPr>
            <w:rFonts w:ascii="Times New Roman" w:eastAsia="宋体" w:hAnsi="Times New Roman" w:cs="仿宋_GB2312" w:hint="eastAsia"/>
            <w:bCs/>
            <w:sz w:val="22"/>
          </w:rPr>
          <w:delText>所示，</w:delText>
        </w:r>
      </w:del>
      <w:proofErr w:type="gramStart"/>
      <w:r w:rsidRPr="0010005D">
        <w:rPr>
          <w:rFonts w:ascii="Times New Roman" w:eastAsia="宋体" w:hAnsi="Times New Roman" w:cs="仿宋_GB2312" w:hint="eastAsia"/>
          <w:bCs/>
          <w:sz w:val="22"/>
        </w:rPr>
        <w:t>微博平台</w:t>
      </w:r>
      <w:proofErr w:type="gramEnd"/>
      <w:r w:rsidRPr="0010005D">
        <w:rPr>
          <w:rFonts w:ascii="Times New Roman" w:eastAsia="宋体" w:hAnsi="Times New Roman" w:cs="仿宋_GB2312" w:hint="eastAsia"/>
          <w:bCs/>
          <w:sz w:val="22"/>
        </w:rPr>
        <w:t>因其高介入率和情绪化传播特性，成为“蓝</w:t>
      </w:r>
      <w:r w:rsidRPr="0010005D">
        <w:rPr>
          <w:rFonts w:ascii="Times New Roman" w:eastAsia="宋体" w:hAnsi="Times New Roman" w:cs="仿宋_GB2312" w:hint="eastAsia"/>
          <w:bCs/>
          <w:sz w:val="22"/>
        </w:rPr>
        <w:t>V</w:t>
      </w:r>
      <w:r w:rsidRPr="0010005D">
        <w:rPr>
          <w:rFonts w:ascii="Times New Roman" w:eastAsia="宋体" w:hAnsi="Times New Roman" w:cs="仿宋_GB2312" w:hint="eastAsia"/>
          <w:bCs/>
          <w:sz w:val="22"/>
        </w:rPr>
        <w:t>官号”和“市场化媒体”博</w:t>
      </w:r>
      <w:r w:rsidRPr="0010005D">
        <w:rPr>
          <w:rFonts w:ascii="Times New Roman" w:eastAsia="宋体" w:hAnsi="Times New Roman" w:cs="宋体" w:hint="eastAsia"/>
          <w:bCs/>
          <w:sz w:val="22"/>
        </w:rPr>
        <w:t>弈</w:t>
      </w:r>
      <w:r w:rsidRPr="0010005D">
        <w:rPr>
          <w:rFonts w:ascii="Times New Roman" w:eastAsia="宋体" w:hAnsi="Times New Roman" w:cs="___WRD_EMBED_SUB_47" w:hint="eastAsia"/>
          <w:bCs/>
          <w:sz w:val="22"/>
        </w:rPr>
        <w:t>的主要场所，</w:t>
      </w:r>
      <w:r w:rsidRPr="0010005D">
        <w:rPr>
          <w:rFonts w:ascii="Times New Roman" w:eastAsia="宋体" w:hAnsi="Times New Roman" w:cs="宋体" w:hint="eastAsia"/>
          <w:bCs/>
          <w:sz w:val="22"/>
        </w:rPr>
        <w:t>尤</w:t>
      </w:r>
      <w:r w:rsidRPr="0010005D">
        <w:rPr>
          <w:rFonts w:ascii="Times New Roman" w:eastAsia="宋体" w:hAnsi="Times New Roman" w:cs="___WRD_EMBED_SUB_47" w:hint="eastAsia"/>
          <w:bCs/>
          <w:sz w:val="22"/>
        </w:rPr>
        <w:t>其在航空和轨道交通领域。而以抖音、头条为代表的算法平台，则在水路和公路等“强视</w:t>
      </w:r>
      <w:r w:rsidRPr="0010005D">
        <w:rPr>
          <w:rFonts w:ascii="Times New Roman" w:eastAsia="宋体" w:hAnsi="Times New Roman" w:cs="宋体" w:hint="eastAsia"/>
          <w:bCs/>
          <w:sz w:val="22"/>
        </w:rPr>
        <w:t>觉</w:t>
      </w:r>
      <w:r w:rsidRPr="0010005D">
        <w:rPr>
          <w:rFonts w:ascii="Times New Roman" w:eastAsia="宋体" w:hAnsi="Times New Roman" w:cs="___WRD_EMBED_SUB_47" w:hint="eastAsia"/>
          <w:bCs/>
          <w:sz w:val="22"/>
        </w:rPr>
        <w:t>冲</w:t>
      </w:r>
      <w:r w:rsidRPr="0010005D">
        <w:rPr>
          <w:rFonts w:ascii="Times New Roman" w:eastAsia="宋体" w:hAnsi="Times New Roman" w:cs="宋体" w:hint="eastAsia"/>
          <w:bCs/>
          <w:sz w:val="22"/>
        </w:rPr>
        <w:t>击</w:t>
      </w:r>
      <w:r w:rsidRPr="0010005D">
        <w:rPr>
          <w:rFonts w:ascii="Times New Roman" w:eastAsia="宋体" w:hAnsi="Times New Roman" w:cs="___WRD_EMBED_SUB_47"/>
          <w:bCs/>
          <w:sz w:val="22"/>
        </w:rPr>
        <w:t>”</w:t>
      </w:r>
      <w:r w:rsidRPr="0010005D">
        <w:rPr>
          <w:rFonts w:ascii="Times New Roman" w:eastAsia="宋体" w:hAnsi="Times New Roman" w:cs="___WRD_EMBED_SUB_47"/>
          <w:bCs/>
          <w:sz w:val="22"/>
        </w:rPr>
        <w:t>事件中表现活跃。值得注意的是，</w:t>
      </w:r>
      <w:proofErr w:type="gramStart"/>
      <w:r w:rsidRPr="0010005D">
        <w:rPr>
          <w:rFonts w:ascii="Times New Roman" w:eastAsia="宋体" w:hAnsi="Times New Roman" w:cs="___WRD_EMBED_SUB_47"/>
          <w:bCs/>
          <w:sz w:val="22"/>
        </w:rPr>
        <w:t>官网公告</w:t>
      </w:r>
      <w:proofErr w:type="gramEnd"/>
      <w:r w:rsidRPr="0010005D">
        <w:rPr>
          <w:rFonts w:ascii="Times New Roman" w:eastAsia="宋体" w:hAnsi="Times New Roman" w:cs="___WRD_EMBED_SUB_47"/>
          <w:bCs/>
          <w:sz w:val="22"/>
        </w:rPr>
        <w:t>和电视</w:t>
      </w:r>
      <w:r w:rsidRPr="0010005D">
        <w:rPr>
          <w:rFonts w:ascii="Times New Roman" w:eastAsia="宋体" w:hAnsi="Times New Roman" w:cs="仿宋_GB2312" w:hint="eastAsia"/>
          <w:bCs/>
          <w:sz w:val="22"/>
        </w:rPr>
        <w:t>/</w:t>
      </w:r>
      <w:r w:rsidRPr="0010005D">
        <w:rPr>
          <w:rFonts w:ascii="Times New Roman" w:eastAsia="宋体" w:hAnsi="Times New Roman" w:cs="仿宋_GB2312" w:hint="eastAsia"/>
          <w:bCs/>
          <w:sz w:val="22"/>
        </w:rPr>
        <w:t>纸媒等</w:t>
      </w:r>
      <w:proofErr w:type="gramStart"/>
      <w:r w:rsidRPr="0010005D">
        <w:rPr>
          <w:rFonts w:ascii="Times New Roman" w:eastAsia="宋体" w:hAnsi="Times New Roman" w:cs="仿宋_GB2312" w:hint="eastAsia"/>
          <w:bCs/>
          <w:sz w:val="22"/>
        </w:rPr>
        <w:t>传统央级渠道</w:t>
      </w:r>
      <w:proofErr w:type="gramEnd"/>
      <w:r w:rsidRPr="0010005D">
        <w:rPr>
          <w:rFonts w:ascii="Times New Roman" w:eastAsia="宋体" w:hAnsi="Times New Roman" w:cs="仿宋_GB2312" w:hint="eastAsia"/>
          <w:bCs/>
          <w:sz w:val="22"/>
        </w:rPr>
        <w:t>，虽然在时效上</w:t>
      </w:r>
      <w:proofErr w:type="gramStart"/>
      <w:r w:rsidRPr="0010005D">
        <w:rPr>
          <w:rFonts w:ascii="Times New Roman" w:eastAsia="宋体" w:hAnsi="Times New Roman" w:cs="仿宋_GB2312" w:hint="eastAsia"/>
          <w:bCs/>
          <w:sz w:val="22"/>
        </w:rPr>
        <w:t>不</w:t>
      </w:r>
      <w:proofErr w:type="gramEnd"/>
      <w:r w:rsidRPr="0010005D">
        <w:rPr>
          <w:rFonts w:ascii="Times New Roman" w:eastAsia="宋体" w:hAnsi="Times New Roman" w:cs="仿宋_GB2312" w:hint="eastAsia"/>
          <w:bCs/>
          <w:sz w:val="22"/>
        </w:rPr>
        <w:t>占优势，但其“完全平息率”最高，显示了权威信息在舆情处置中的“压</w:t>
      </w:r>
      <w:r w:rsidRPr="0010005D">
        <w:rPr>
          <w:rFonts w:ascii="Times New Roman" w:eastAsia="宋体" w:hAnsi="Times New Roman" w:cs="宋体" w:hint="eastAsia"/>
          <w:bCs/>
          <w:sz w:val="22"/>
        </w:rPr>
        <w:t>舱石</w:t>
      </w:r>
      <w:r w:rsidRPr="0010005D">
        <w:rPr>
          <w:rFonts w:ascii="Times New Roman" w:eastAsia="宋体" w:hAnsi="Times New Roman" w:cs="___WRD_EMBED_SUB_47"/>
          <w:bCs/>
          <w:sz w:val="22"/>
        </w:rPr>
        <w:t>”</w:t>
      </w:r>
      <w:r w:rsidRPr="0010005D">
        <w:rPr>
          <w:rFonts w:ascii="Times New Roman" w:eastAsia="宋体" w:hAnsi="Times New Roman" w:cs="___WRD_EMBED_SUB_47"/>
          <w:bCs/>
          <w:sz w:val="22"/>
        </w:rPr>
        <w:t>作用</w:t>
      </w:r>
      <w:r w:rsidRPr="0010005D">
        <w:rPr>
          <w:rFonts w:ascii="Times New Roman" w:eastAsia="宋体" w:hAnsi="Times New Roman" w:cs="仿宋_GB2312" w:hint="eastAsia"/>
          <w:bCs/>
          <w:sz w:val="22"/>
        </w:rPr>
        <w:t>。</w:t>
      </w:r>
    </w:p>
    <w:p w14:paraId="09525CB4" w14:textId="77777777" w:rsidR="00527DAD" w:rsidRPr="0010005D" w:rsidRDefault="00527DAD" w:rsidP="00527DAD">
      <w:pPr>
        <w:spacing w:line="360" w:lineRule="auto"/>
        <w:ind w:firstLineChars="200" w:firstLine="440"/>
        <w:rPr>
          <w:rFonts w:ascii="Times New Roman" w:eastAsia="宋体" w:hAnsi="Times New Roman" w:cs="仿宋_GB2312"/>
          <w:b/>
          <w:sz w:val="28"/>
          <w:szCs w:val="28"/>
        </w:rPr>
      </w:pPr>
      <w:r w:rsidRPr="0010005D">
        <w:rPr>
          <w:rFonts w:ascii="Times New Roman" w:eastAsia="宋体" w:hAnsi="Times New Roman" w:cs="仿宋_GB2312" w:hint="eastAsia"/>
          <w:bCs/>
          <w:sz w:val="22"/>
        </w:rPr>
        <w:t>表</w:t>
      </w:r>
      <w:r w:rsidRPr="0010005D">
        <w:rPr>
          <w:rFonts w:ascii="Times New Roman" w:eastAsia="宋体" w:hAnsi="Times New Roman" w:cs="仿宋_GB2312" w:hint="eastAsia"/>
          <w:bCs/>
          <w:sz w:val="22"/>
        </w:rPr>
        <w:t xml:space="preserve">14 </w:t>
      </w:r>
      <w:r w:rsidRPr="0010005D">
        <w:rPr>
          <w:rFonts w:ascii="Times New Roman" w:eastAsia="宋体" w:hAnsi="Times New Roman" w:cs="仿宋_GB2312" w:hint="eastAsia"/>
          <w:bCs/>
          <w:sz w:val="22"/>
        </w:rPr>
        <w:t>交通舆情事件平台</w:t>
      </w:r>
      <w:r w:rsidRPr="0010005D">
        <w:rPr>
          <w:rFonts w:ascii="Times New Roman" w:eastAsia="宋体" w:hAnsi="Times New Roman" w:cs="仿宋_GB2312" w:hint="eastAsia"/>
          <w:bCs/>
          <w:sz w:val="22"/>
        </w:rPr>
        <w:t>-</w:t>
      </w:r>
      <w:r w:rsidRPr="0010005D">
        <w:rPr>
          <w:rFonts w:ascii="Times New Roman" w:eastAsia="宋体" w:hAnsi="Times New Roman" w:cs="仿宋_GB2312" w:hint="eastAsia"/>
          <w:bCs/>
          <w:sz w:val="22"/>
        </w:rPr>
        <w:t>渠道</w:t>
      </w:r>
      <w:r w:rsidRPr="0010005D">
        <w:rPr>
          <w:rFonts w:ascii="Times New Roman" w:eastAsia="宋体" w:hAnsi="Times New Roman" w:cs="仿宋_GB2312" w:hint="eastAsia"/>
          <w:bCs/>
          <w:sz w:val="22"/>
        </w:rPr>
        <w:t>-</w:t>
      </w:r>
      <w:r w:rsidRPr="0010005D">
        <w:rPr>
          <w:rFonts w:ascii="Times New Roman" w:eastAsia="宋体" w:hAnsi="Times New Roman" w:cs="仿宋_GB2312" w:hint="eastAsia"/>
          <w:bCs/>
          <w:sz w:val="22"/>
        </w:rPr>
        <w:t>效果交叉表（</w:t>
      </w:r>
      <w:r w:rsidRPr="0010005D">
        <w:rPr>
          <w:rFonts w:ascii="Times New Roman" w:eastAsia="宋体" w:hAnsi="Times New Roman" w:cs="仿宋_GB2312" w:hint="eastAsia"/>
          <w:bCs/>
          <w:sz w:val="22"/>
        </w:rPr>
        <w:t>2022-2025</w:t>
      </w:r>
      <w:r w:rsidRPr="0010005D">
        <w:rPr>
          <w:rFonts w:ascii="Times New Roman" w:eastAsia="宋体" w:hAnsi="Times New Roman" w:cs="仿宋_GB2312" w:hint="eastAsia"/>
          <w:bCs/>
          <w:sz w:val="22"/>
        </w:rPr>
        <w:t>）</w:t>
      </w:r>
    </w:p>
    <w:tbl>
      <w:tblPr>
        <w:tblW w:w="8673" w:type="dxa"/>
        <w:jc w:val="center"/>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CellMar>
          <w:left w:w="10" w:type="dxa"/>
          <w:right w:w="10" w:type="dxa"/>
        </w:tblCellMar>
        <w:tblLook w:val="04A0" w:firstRow="1" w:lastRow="0" w:firstColumn="1" w:lastColumn="0" w:noHBand="0" w:noVBand="1"/>
      </w:tblPr>
      <w:tblGrid>
        <w:gridCol w:w="1299"/>
        <w:gridCol w:w="682"/>
        <w:gridCol w:w="1082"/>
        <w:gridCol w:w="1223"/>
        <w:gridCol w:w="1043"/>
        <w:gridCol w:w="1224"/>
        <w:gridCol w:w="2120"/>
      </w:tblGrid>
      <w:tr w:rsidR="00527DAD" w:rsidRPr="0010005D" w14:paraId="54216A15" w14:textId="77777777" w:rsidTr="00C00EE5">
        <w:trPr>
          <w:tblHeader/>
          <w:jc w:val="center"/>
        </w:trPr>
        <w:tc>
          <w:tcPr>
            <w:tcW w:w="1299"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37BB2C20"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平台</w:t>
            </w:r>
            <w:r w:rsidRPr="0010005D">
              <w:rPr>
                <w:rFonts w:ascii="Times New Roman" w:eastAsia="宋体" w:hAnsi="Times New Roman" w:cs="黑体" w:hint="eastAsia"/>
                <w:b/>
                <w:bCs/>
                <w:sz w:val="18"/>
                <w:szCs w:val="18"/>
              </w:rPr>
              <w:t>-</w:t>
            </w:r>
            <w:r w:rsidRPr="0010005D">
              <w:rPr>
                <w:rFonts w:ascii="Times New Roman" w:eastAsia="宋体" w:hAnsi="Times New Roman" w:cs="黑体" w:hint="eastAsia"/>
                <w:b/>
                <w:bCs/>
                <w:sz w:val="18"/>
                <w:szCs w:val="18"/>
              </w:rPr>
              <w:t>渠道组合</w:t>
            </w:r>
          </w:p>
        </w:tc>
        <w:tc>
          <w:tcPr>
            <w:tcW w:w="682"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22988D16"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样本数</w:t>
            </w:r>
          </w:p>
        </w:tc>
        <w:tc>
          <w:tcPr>
            <w:tcW w:w="1082"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51694714"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大</w:t>
            </w:r>
            <w:r w:rsidRPr="0010005D">
              <w:rPr>
                <w:rFonts w:ascii="Times New Roman" w:eastAsia="宋体" w:hAnsi="Times New Roman" w:cs="黑体" w:hint="eastAsia"/>
                <w:b/>
                <w:bCs/>
                <w:sz w:val="18"/>
                <w:szCs w:val="18"/>
              </w:rPr>
              <w:t>V</w:t>
            </w:r>
            <w:r w:rsidRPr="0010005D">
              <w:rPr>
                <w:rFonts w:ascii="Times New Roman" w:eastAsia="宋体" w:hAnsi="Times New Roman" w:cs="黑体" w:hint="eastAsia"/>
                <w:b/>
                <w:bCs/>
                <w:sz w:val="18"/>
                <w:szCs w:val="18"/>
              </w:rPr>
              <w:t>介入率</w:t>
            </w:r>
          </w:p>
        </w:tc>
        <w:tc>
          <w:tcPr>
            <w:tcW w:w="1223"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4ED8AC0C"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平均回应时效</w:t>
            </w:r>
          </w:p>
          <w:p w14:paraId="694D23C5"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(h)</w:t>
            </w:r>
          </w:p>
        </w:tc>
        <w:tc>
          <w:tcPr>
            <w:tcW w:w="1043"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4F622D7C"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完全平息率</w:t>
            </w:r>
          </w:p>
        </w:tc>
        <w:tc>
          <w:tcPr>
            <w:tcW w:w="1224"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0477BDA0"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主要运输方式</w:t>
            </w:r>
          </w:p>
        </w:tc>
        <w:tc>
          <w:tcPr>
            <w:tcW w:w="2120" w:type="dxa"/>
            <w:tcBorders>
              <w:top w:val="single" w:sz="12" w:space="0" w:color="auto"/>
              <w:left w:val="nil"/>
              <w:bottom w:val="single" w:sz="4" w:space="0" w:color="auto"/>
              <w:right w:val="nil"/>
            </w:tcBorders>
            <w:tcMar>
              <w:top w:w="60" w:type="dxa"/>
              <w:left w:w="120" w:type="dxa"/>
              <w:bottom w:w="30" w:type="dxa"/>
              <w:right w:w="120" w:type="dxa"/>
            </w:tcMar>
            <w:vAlign w:val="center"/>
          </w:tcPr>
          <w:p w14:paraId="00B252DC" w14:textId="77777777" w:rsidR="00527DAD" w:rsidRPr="0010005D" w:rsidRDefault="00527DAD" w:rsidP="00C00EE5">
            <w:pPr>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典型事件举例</w:t>
            </w:r>
          </w:p>
        </w:tc>
      </w:tr>
      <w:tr w:rsidR="00527DAD" w:rsidRPr="0010005D" w14:paraId="6D34F5BB" w14:textId="77777777" w:rsidTr="00C00EE5">
        <w:trPr>
          <w:jc w:val="center"/>
        </w:trPr>
        <w:tc>
          <w:tcPr>
            <w:tcW w:w="1299" w:type="dxa"/>
            <w:tcBorders>
              <w:top w:val="single" w:sz="4" w:space="0" w:color="auto"/>
              <w:left w:val="nil"/>
              <w:bottom w:val="nil"/>
              <w:right w:val="nil"/>
            </w:tcBorders>
            <w:tcMar>
              <w:top w:w="60" w:type="dxa"/>
              <w:left w:w="120" w:type="dxa"/>
              <w:bottom w:w="30" w:type="dxa"/>
              <w:right w:w="120" w:type="dxa"/>
            </w:tcMar>
            <w:vAlign w:val="center"/>
          </w:tcPr>
          <w:p w14:paraId="20EF8F42"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微博</w:t>
            </w:r>
            <w:proofErr w:type="gramEnd"/>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蓝</w:t>
            </w:r>
            <w:r w:rsidRPr="0010005D">
              <w:rPr>
                <w:rFonts w:ascii="Times New Roman" w:eastAsia="宋体" w:hAnsi="Times New Roman" w:cs="宋体" w:hint="eastAsia"/>
                <w:bCs/>
                <w:sz w:val="18"/>
                <w:szCs w:val="18"/>
              </w:rPr>
              <w:t>V</w:t>
            </w:r>
            <w:r w:rsidRPr="0010005D">
              <w:rPr>
                <w:rFonts w:ascii="Times New Roman" w:eastAsia="宋体" w:hAnsi="Times New Roman" w:cs="宋体" w:hint="eastAsia"/>
                <w:bCs/>
                <w:sz w:val="18"/>
                <w:szCs w:val="18"/>
              </w:rPr>
              <w:t>官号</w:t>
            </w:r>
          </w:p>
        </w:tc>
        <w:tc>
          <w:tcPr>
            <w:tcW w:w="682" w:type="dxa"/>
            <w:tcBorders>
              <w:top w:val="single" w:sz="4" w:space="0" w:color="auto"/>
              <w:left w:val="nil"/>
              <w:bottom w:val="nil"/>
              <w:right w:val="nil"/>
            </w:tcBorders>
            <w:tcMar>
              <w:top w:w="60" w:type="dxa"/>
              <w:left w:w="120" w:type="dxa"/>
              <w:bottom w:w="30" w:type="dxa"/>
              <w:right w:w="120" w:type="dxa"/>
            </w:tcMar>
            <w:vAlign w:val="center"/>
          </w:tcPr>
          <w:p w14:paraId="21579DF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186</w:t>
            </w:r>
          </w:p>
        </w:tc>
        <w:tc>
          <w:tcPr>
            <w:tcW w:w="1082" w:type="dxa"/>
            <w:tcBorders>
              <w:top w:val="single" w:sz="4" w:space="0" w:color="auto"/>
              <w:left w:val="nil"/>
              <w:bottom w:val="nil"/>
              <w:right w:val="nil"/>
            </w:tcBorders>
            <w:tcMar>
              <w:top w:w="60" w:type="dxa"/>
              <w:left w:w="120" w:type="dxa"/>
              <w:bottom w:w="30" w:type="dxa"/>
              <w:right w:w="120" w:type="dxa"/>
            </w:tcMar>
            <w:vAlign w:val="center"/>
          </w:tcPr>
          <w:p w14:paraId="3952B43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58%</w:t>
            </w:r>
          </w:p>
        </w:tc>
        <w:tc>
          <w:tcPr>
            <w:tcW w:w="1223" w:type="dxa"/>
            <w:tcBorders>
              <w:top w:val="single" w:sz="4" w:space="0" w:color="auto"/>
              <w:left w:val="nil"/>
              <w:bottom w:val="nil"/>
              <w:right w:val="nil"/>
            </w:tcBorders>
            <w:tcMar>
              <w:top w:w="60" w:type="dxa"/>
              <w:left w:w="120" w:type="dxa"/>
              <w:bottom w:w="30" w:type="dxa"/>
              <w:right w:w="120" w:type="dxa"/>
            </w:tcMar>
            <w:vAlign w:val="center"/>
          </w:tcPr>
          <w:p w14:paraId="34D77186"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c>
          <w:tcPr>
            <w:tcW w:w="1043" w:type="dxa"/>
            <w:tcBorders>
              <w:top w:val="single" w:sz="4" w:space="0" w:color="auto"/>
              <w:left w:val="nil"/>
              <w:bottom w:val="nil"/>
              <w:right w:val="nil"/>
            </w:tcBorders>
            <w:tcMar>
              <w:top w:w="60" w:type="dxa"/>
              <w:left w:w="120" w:type="dxa"/>
              <w:bottom w:w="30" w:type="dxa"/>
              <w:right w:w="120" w:type="dxa"/>
            </w:tcMar>
            <w:vAlign w:val="center"/>
          </w:tcPr>
          <w:p w14:paraId="482B0496"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54%</w:t>
            </w:r>
          </w:p>
        </w:tc>
        <w:tc>
          <w:tcPr>
            <w:tcW w:w="1224" w:type="dxa"/>
            <w:tcBorders>
              <w:top w:val="single" w:sz="4" w:space="0" w:color="auto"/>
              <w:left w:val="nil"/>
              <w:bottom w:val="nil"/>
              <w:right w:val="nil"/>
            </w:tcBorders>
            <w:tcMar>
              <w:top w:w="60" w:type="dxa"/>
              <w:left w:w="120" w:type="dxa"/>
              <w:bottom w:w="30" w:type="dxa"/>
              <w:right w:w="120" w:type="dxa"/>
            </w:tcMar>
            <w:vAlign w:val="center"/>
          </w:tcPr>
          <w:p w14:paraId="355BBF57"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航空、轨道交通</w:t>
            </w:r>
          </w:p>
        </w:tc>
        <w:tc>
          <w:tcPr>
            <w:tcW w:w="2120" w:type="dxa"/>
            <w:tcBorders>
              <w:top w:val="single" w:sz="4" w:space="0" w:color="auto"/>
              <w:left w:val="nil"/>
              <w:bottom w:val="nil"/>
              <w:right w:val="nil"/>
            </w:tcBorders>
            <w:tcMar>
              <w:top w:w="60" w:type="dxa"/>
              <w:left w:w="120" w:type="dxa"/>
              <w:bottom w:w="30" w:type="dxa"/>
              <w:right w:w="120" w:type="dxa"/>
            </w:tcMar>
            <w:vAlign w:val="center"/>
          </w:tcPr>
          <w:p w14:paraId="1BC84613"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东航</w:t>
            </w:r>
            <w:r w:rsidRPr="0010005D">
              <w:rPr>
                <w:rFonts w:ascii="Times New Roman" w:eastAsia="宋体" w:hAnsi="Times New Roman" w:cs="宋体" w:hint="eastAsia"/>
                <w:bCs/>
                <w:sz w:val="18"/>
                <w:szCs w:val="18"/>
              </w:rPr>
              <w:t>MU5735</w:t>
            </w:r>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CR450</w:t>
            </w:r>
            <w:r w:rsidRPr="0010005D">
              <w:rPr>
                <w:rFonts w:ascii="Times New Roman" w:eastAsia="宋体" w:hAnsi="Times New Roman" w:cs="宋体" w:hint="eastAsia"/>
                <w:bCs/>
                <w:sz w:val="18"/>
                <w:szCs w:val="18"/>
              </w:rPr>
              <w:t>发布</w:t>
            </w:r>
          </w:p>
        </w:tc>
      </w:tr>
      <w:tr w:rsidR="00527DAD" w:rsidRPr="0010005D" w14:paraId="3723BC3E"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23C3F4EE"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微博</w:t>
            </w:r>
            <w:proofErr w:type="gramEnd"/>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市场化媒体</w:t>
            </w:r>
          </w:p>
        </w:tc>
        <w:tc>
          <w:tcPr>
            <w:tcW w:w="682" w:type="dxa"/>
            <w:tcBorders>
              <w:top w:val="nil"/>
              <w:left w:val="nil"/>
              <w:bottom w:val="nil"/>
              <w:right w:val="nil"/>
            </w:tcBorders>
            <w:tcMar>
              <w:top w:w="60" w:type="dxa"/>
              <w:left w:w="120" w:type="dxa"/>
              <w:bottom w:w="30" w:type="dxa"/>
              <w:right w:w="120" w:type="dxa"/>
            </w:tcMar>
            <w:vAlign w:val="center"/>
          </w:tcPr>
          <w:p w14:paraId="2F981AD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72</w:t>
            </w:r>
          </w:p>
        </w:tc>
        <w:tc>
          <w:tcPr>
            <w:tcW w:w="1082" w:type="dxa"/>
            <w:tcBorders>
              <w:top w:val="nil"/>
              <w:left w:val="nil"/>
              <w:bottom w:val="nil"/>
              <w:right w:val="nil"/>
            </w:tcBorders>
            <w:tcMar>
              <w:top w:w="60" w:type="dxa"/>
              <w:left w:w="120" w:type="dxa"/>
              <w:bottom w:w="30" w:type="dxa"/>
              <w:right w:w="120" w:type="dxa"/>
            </w:tcMar>
            <w:vAlign w:val="center"/>
          </w:tcPr>
          <w:p w14:paraId="79497AEC"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65%</w:t>
            </w:r>
          </w:p>
        </w:tc>
        <w:tc>
          <w:tcPr>
            <w:tcW w:w="1223" w:type="dxa"/>
            <w:tcBorders>
              <w:top w:val="nil"/>
              <w:left w:val="nil"/>
              <w:bottom w:val="nil"/>
              <w:right w:val="nil"/>
            </w:tcBorders>
            <w:tcMar>
              <w:top w:w="60" w:type="dxa"/>
              <w:left w:w="120" w:type="dxa"/>
              <w:bottom w:w="30" w:type="dxa"/>
              <w:right w:w="120" w:type="dxa"/>
            </w:tcMar>
            <w:vAlign w:val="center"/>
          </w:tcPr>
          <w:p w14:paraId="12FD9604"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6.5</w:t>
            </w:r>
          </w:p>
        </w:tc>
        <w:tc>
          <w:tcPr>
            <w:tcW w:w="1043" w:type="dxa"/>
            <w:tcBorders>
              <w:top w:val="nil"/>
              <w:left w:val="nil"/>
              <w:bottom w:val="nil"/>
              <w:right w:val="nil"/>
            </w:tcBorders>
            <w:tcMar>
              <w:top w:w="60" w:type="dxa"/>
              <w:left w:w="120" w:type="dxa"/>
              <w:bottom w:w="30" w:type="dxa"/>
              <w:right w:w="120" w:type="dxa"/>
            </w:tcMar>
            <w:vAlign w:val="center"/>
          </w:tcPr>
          <w:p w14:paraId="2570C8AF"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c>
          <w:tcPr>
            <w:tcW w:w="1224" w:type="dxa"/>
            <w:tcBorders>
              <w:top w:val="nil"/>
              <w:left w:val="nil"/>
              <w:bottom w:val="nil"/>
              <w:right w:val="nil"/>
            </w:tcBorders>
            <w:tcMar>
              <w:top w:w="60" w:type="dxa"/>
              <w:left w:w="120" w:type="dxa"/>
              <w:bottom w:w="30" w:type="dxa"/>
              <w:right w:w="120" w:type="dxa"/>
            </w:tcMar>
            <w:vAlign w:val="center"/>
          </w:tcPr>
          <w:p w14:paraId="72CFA203"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公路、轨道交通</w:t>
            </w:r>
          </w:p>
        </w:tc>
        <w:tc>
          <w:tcPr>
            <w:tcW w:w="2120" w:type="dxa"/>
            <w:tcBorders>
              <w:top w:val="nil"/>
              <w:left w:val="nil"/>
              <w:bottom w:val="nil"/>
              <w:right w:val="nil"/>
            </w:tcBorders>
            <w:tcMar>
              <w:top w:w="60" w:type="dxa"/>
              <w:left w:w="120" w:type="dxa"/>
              <w:bottom w:w="30" w:type="dxa"/>
              <w:right w:w="120" w:type="dxa"/>
            </w:tcMar>
            <w:vAlign w:val="center"/>
          </w:tcPr>
          <w:p w14:paraId="22872F06"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上海公交限速、高铁掌</w:t>
            </w:r>
            <w:proofErr w:type="gramStart"/>
            <w:r w:rsidRPr="0010005D">
              <w:rPr>
                <w:rFonts w:ascii="Times New Roman" w:eastAsia="宋体" w:hAnsi="Times New Roman" w:cs="宋体" w:hint="eastAsia"/>
                <w:bCs/>
                <w:sz w:val="18"/>
                <w:szCs w:val="18"/>
              </w:rPr>
              <w:t>掴</w:t>
            </w:r>
            <w:proofErr w:type="gramEnd"/>
          </w:p>
        </w:tc>
      </w:tr>
      <w:tr w:rsidR="00527DAD" w:rsidRPr="0010005D" w14:paraId="277112F0"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70F95FCD"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头条</w:t>
            </w:r>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市场化媒体</w:t>
            </w:r>
          </w:p>
        </w:tc>
        <w:tc>
          <w:tcPr>
            <w:tcW w:w="682" w:type="dxa"/>
            <w:tcBorders>
              <w:top w:val="nil"/>
              <w:left w:val="nil"/>
              <w:bottom w:val="nil"/>
              <w:right w:val="nil"/>
            </w:tcBorders>
            <w:tcMar>
              <w:top w:w="60" w:type="dxa"/>
              <w:left w:w="120" w:type="dxa"/>
              <w:bottom w:w="30" w:type="dxa"/>
              <w:right w:w="120" w:type="dxa"/>
            </w:tcMar>
            <w:vAlign w:val="center"/>
          </w:tcPr>
          <w:p w14:paraId="29DD2E0A"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96</w:t>
            </w:r>
          </w:p>
        </w:tc>
        <w:tc>
          <w:tcPr>
            <w:tcW w:w="1082" w:type="dxa"/>
            <w:tcBorders>
              <w:top w:val="nil"/>
              <w:left w:val="nil"/>
              <w:bottom w:val="nil"/>
              <w:right w:val="nil"/>
            </w:tcBorders>
            <w:tcMar>
              <w:top w:w="60" w:type="dxa"/>
              <w:left w:w="120" w:type="dxa"/>
              <w:bottom w:w="30" w:type="dxa"/>
              <w:right w:w="120" w:type="dxa"/>
            </w:tcMar>
            <w:vAlign w:val="center"/>
          </w:tcPr>
          <w:p w14:paraId="253C0522"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42%</w:t>
            </w:r>
          </w:p>
        </w:tc>
        <w:tc>
          <w:tcPr>
            <w:tcW w:w="1223" w:type="dxa"/>
            <w:tcBorders>
              <w:top w:val="nil"/>
              <w:left w:val="nil"/>
              <w:bottom w:val="nil"/>
              <w:right w:val="nil"/>
            </w:tcBorders>
            <w:tcMar>
              <w:top w:w="60" w:type="dxa"/>
              <w:left w:w="120" w:type="dxa"/>
              <w:bottom w:w="30" w:type="dxa"/>
              <w:right w:w="120" w:type="dxa"/>
            </w:tcMar>
            <w:vAlign w:val="center"/>
          </w:tcPr>
          <w:p w14:paraId="0A9DB87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12.7</w:t>
            </w:r>
          </w:p>
        </w:tc>
        <w:tc>
          <w:tcPr>
            <w:tcW w:w="1043" w:type="dxa"/>
            <w:tcBorders>
              <w:top w:val="nil"/>
              <w:left w:val="nil"/>
              <w:bottom w:val="nil"/>
              <w:right w:val="nil"/>
            </w:tcBorders>
            <w:tcMar>
              <w:top w:w="60" w:type="dxa"/>
              <w:left w:w="120" w:type="dxa"/>
              <w:bottom w:w="30" w:type="dxa"/>
              <w:right w:w="120" w:type="dxa"/>
            </w:tcMar>
            <w:vAlign w:val="center"/>
          </w:tcPr>
          <w:p w14:paraId="5FBAF2F7"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31%</w:t>
            </w:r>
          </w:p>
        </w:tc>
        <w:tc>
          <w:tcPr>
            <w:tcW w:w="1224" w:type="dxa"/>
            <w:tcBorders>
              <w:top w:val="nil"/>
              <w:left w:val="nil"/>
              <w:bottom w:val="nil"/>
              <w:right w:val="nil"/>
            </w:tcBorders>
            <w:tcMar>
              <w:top w:w="60" w:type="dxa"/>
              <w:left w:w="120" w:type="dxa"/>
              <w:bottom w:w="30" w:type="dxa"/>
              <w:right w:w="120" w:type="dxa"/>
            </w:tcMar>
            <w:vAlign w:val="center"/>
          </w:tcPr>
          <w:p w14:paraId="2207D4FC"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水路、公路</w:t>
            </w:r>
          </w:p>
        </w:tc>
        <w:tc>
          <w:tcPr>
            <w:tcW w:w="2120" w:type="dxa"/>
            <w:tcBorders>
              <w:top w:val="nil"/>
              <w:left w:val="nil"/>
              <w:bottom w:val="nil"/>
              <w:right w:val="nil"/>
            </w:tcBorders>
            <w:tcMar>
              <w:top w:w="60" w:type="dxa"/>
              <w:left w:w="120" w:type="dxa"/>
              <w:bottom w:w="30" w:type="dxa"/>
              <w:right w:w="120" w:type="dxa"/>
            </w:tcMar>
            <w:vAlign w:val="center"/>
          </w:tcPr>
          <w:p w14:paraId="21828690"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宁波港拥堵、渤海湾撞船</w:t>
            </w:r>
          </w:p>
        </w:tc>
      </w:tr>
      <w:tr w:rsidR="00527DAD" w:rsidRPr="0010005D" w14:paraId="79DAF7E4"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37F045BF"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抖音</w:t>
            </w:r>
            <w:proofErr w:type="gramEnd"/>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自媒体</w:t>
            </w:r>
          </w:p>
        </w:tc>
        <w:tc>
          <w:tcPr>
            <w:tcW w:w="682" w:type="dxa"/>
            <w:tcBorders>
              <w:top w:val="nil"/>
              <w:left w:val="nil"/>
              <w:bottom w:val="nil"/>
              <w:right w:val="nil"/>
            </w:tcBorders>
            <w:tcMar>
              <w:top w:w="60" w:type="dxa"/>
              <w:left w:w="120" w:type="dxa"/>
              <w:bottom w:w="30" w:type="dxa"/>
              <w:right w:w="120" w:type="dxa"/>
            </w:tcMar>
            <w:vAlign w:val="center"/>
          </w:tcPr>
          <w:p w14:paraId="17B091F2"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41</w:t>
            </w:r>
          </w:p>
        </w:tc>
        <w:tc>
          <w:tcPr>
            <w:tcW w:w="1082" w:type="dxa"/>
            <w:tcBorders>
              <w:top w:val="nil"/>
              <w:left w:val="nil"/>
              <w:bottom w:val="nil"/>
              <w:right w:val="nil"/>
            </w:tcBorders>
            <w:tcMar>
              <w:top w:w="60" w:type="dxa"/>
              <w:left w:w="120" w:type="dxa"/>
              <w:bottom w:w="30" w:type="dxa"/>
              <w:right w:w="120" w:type="dxa"/>
            </w:tcMar>
            <w:vAlign w:val="center"/>
          </w:tcPr>
          <w:p w14:paraId="6BDBB76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37%</w:t>
            </w:r>
          </w:p>
        </w:tc>
        <w:tc>
          <w:tcPr>
            <w:tcW w:w="1223" w:type="dxa"/>
            <w:tcBorders>
              <w:top w:val="nil"/>
              <w:left w:val="nil"/>
              <w:bottom w:val="nil"/>
              <w:right w:val="nil"/>
            </w:tcBorders>
            <w:tcMar>
              <w:top w:w="60" w:type="dxa"/>
              <w:left w:w="120" w:type="dxa"/>
              <w:bottom w:w="30" w:type="dxa"/>
              <w:right w:w="120" w:type="dxa"/>
            </w:tcMar>
            <w:vAlign w:val="center"/>
          </w:tcPr>
          <w:p w14:paraId="67188126"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9.1</w:t>
            </w:r>
          </w:p>
        </w:tc>
        <w:tc>
          <w:tcPr>
            <w:tcW w:w="1043" w:type="dxa"/>
            <w:tcBorders>
              <w:top w:val="nil"/>
              <w:left w:val="nil"/>
              <w:bottom w:val="nil"/>
              <w:right w:val="nil"/>
            </w:tcBorders>
            <w:tcMar>
              <w:top w:w="60" w:type="dxa"/>
              <w:left w:w="120" w:type="dxa"/>
              <w:bottom w:w="30" w:type="dxa"/>
              <w:right w:w="120" w:type="dxa"/>
            </w:tcMar>
            <w:vAlign w:val="center"/>
          </w:tcPr>
          <w:p w14:paraId="321F839E"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24%</w:t>
            </w:r>
          </w:p>
        </w:tc>
        <w:tc>
          <w:tcPr>
            <w:tcW w:w="1224" w:type="dxa"/>
            <w:tcBorders>
              <w:top w:val="nil"/>
              <w:left w:val="nil"/>
              <w:bottom w:val="nil"/>
              <w:right w:val="nil"/>
            </w:tcBorders>
            <w:tcMar>
              <w:top w:w="60" w:type="dxa"/>
              <w:left w:w="120" w:type="dxa"/>
              <w:bottom w:w="30" w:type="dxa"/>
              <w:right w:w="120" w:type="dxa"/>
            </w:tcMar>
            <w:vAlign w:val="center"/>
          </w:tcPr>
          <w:p w14:paraId="7E09250D"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公路、轨道交通</w:t>
            </w:r>
          </w:p>
        </w:tc>
        <w:tc>
          <w:tcPr>
            <w:tcW w:w="2120" w:type="dxa"/>
            <w:tcBorders>
              <w:top w:val="nil"/>
              <w:left w:val="nil"/>
              <w:bottom w:val="nil"/>
              <w:right w:val="nil"/>
            </w:tcBorders>
            <w:tcMar>
              <w:top w:w="60" w:type="dxa"/>
              <w:left w:w="120" w:type="dxa"/>
              <w:bottom w:w="30" w:type="dxa"/>
              <w:right w:w="120" w:type="dxa"/>
            </w:tcMar>
            <w:vAlign w:val="center"/>
          </w:tcPr>
          <w:p w14:paraId="3FDF7010"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景德镇车祸、</w:t>
            </w:r>
            <w:proofErr w:type="gramStart"/>
            <w:r w:rsidRPr="0010005D">
              <w:rPr>
                <w:rFonts w:ascii="Times New Roman" w:eastAsia="宋体" w:hAnsi="Times New Roman" w:cs="宋体" w:hint="eastAsia"/>
                <w:bCs/>
                <w:sz w:val="18"/>
                <w:szCs w:val="18"/>
              </w:rPr>
              <w:t>泰山站摆拍</w:t>
            </w:r>
            <w:proofErr w:type="gramEnd"/>
          </w:p>
        </w:tc>
      </w:tr>
      <w:tr w:rsidR="00527DAD" w:rsidRPr="0010005D" w14:paraId="4CEA225D"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6064DD1D"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知乎</w:t>
            </w:r>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自媒体</w:t>
            </w:r>
          </w:p>
        </w:tc>
        <w:tc>
          <w:tcPr>
            <w:tcW w:w="682" w:type="dxa"/>
            <w:tcBorders>
              <w:top w:val="nil"/>
              <w:left w:val="nil"/>
              <w:bottom w:val="nil"/>
              <w:right w:val="nil"/>
            </w:tcBorders>
            <w:tcMar>
              <w:top w:w="60" w:type="dxa"/>
              <w:left w:w="120" w:type="dxa"/>
              <w:bottom w:w="30" w:type="dxa"/>
              <w:right w:w="120" w:type="dxa"/>
            </w:tcMar>
            <w:vAlign w:val="center"/>
          </w:tcPr>
          <w:p w14:paraId="188381F8"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22</w:t>
            </w:r>
          </w:p>
        </w:tc>
        <w:tc>
          <w:tcPr>
            <w:tcW w:w="1082" w:type="dxa"/>
            <w:tcBorders>
              <w:top w:val="nil"/>
              <w:left w:val="nil"/>
              <w:bottom w:val="nil"/>
              <w:right w:val="nil"/>
            </w:tcBorders>
            <w:tcMar>
              <w:top w:w="60" w:type="dxa"/>
              <w:left w:w="120" w:type="dxa"/>
              <w:bottom w:w="30" w:type="dxa"/>
              <w:right w:w="120" w:type="dxa"/>
            </w:tcMar>
            <w:vAlign w:val="center"/>
          </w:tcPr>
          <w:p w14:paraId="081DD82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27%</w:t>
            </w:r>
          </w:p>
        </w:tc>
        <w:tc>
          <w:tcPr>
            <w:tcW w:w="1223" w:type="dxa"/>
            <w:tcBorders>
              <w:top w:val="nil"/>
              <w:left w:val="nil"/>
              <w:bottom w:val="nil"/>
              <w:right w:val="nil"/>
            </w:tcBorders>
            <w:tcMar>
              <w:top w:w="60" w:type="dxa"/>
              <w:left w:w="120" w:type="dxa"/>
              <w:bottom w:w="30" w:type="dxa"/>
              <w:right w:w="120" w:type="dxa"/>
            </w:tcMar>
            <w:vAlign w:val="center"/>
          </w:tcPr>
          <w:p w14:paraId="7BFAB1A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14.3</w:t>
            </w:r>
          </w:p>
        </w:tc>
        <w:tc>
          <w:tcPr>
            <w:tcW w:w="1043" w:type="dxa"/>
            <w:tcBorders>
              <w:top w:val="nil"/>
              <w:left w:val="nil"/>
              <w:bottom w:val="nil"/>
              <w:right w:val="nil"/>
            </w:tcBorders>
            <w:tcMar>
              <w:top w:w="60" w:type="dxa"/>
              <w:left w:w="120" w:type="dxa"/>
              <w:bottom w:w="30" w:type="dxa"/>
              <w:right w:w="120" w:type="dxa"/>
            </w:tcMar>
            <w:vAlign w:val="center"/>
          </w:tcPr>
          <w:p w14:paraId="5B7D3651"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18%</w:t>
            </w:r>
          </w:p>
        </w:tc>
        <w:tc>
          <w:tcPr>
            <w:tcW w:w="1224" w:type="dxa"/>
            <w:tcBorders>
              <w:top w:val="nil"/>
              <w:left w:val="nil"/>
              <w:bottom w:val="nil"/>
              <w:right w:val="nil"/>
            </w:tcBorders>
            <w:tcMar>
              <w:top w:w="60" w:type="dxa"/>
              <w:left w:w="120" w:type="dxa"/>
              <w:bottom w:w="30" w:type="dxa"/>
              <w:right w:w="120" w:type="dxa"/>
            </w:tcMar>
            <w:vAlign w:val="center"/>
          </w:tcPr>
          <w:p w14:paraId="6D99B08B"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轨道交通、水路</w:t>
            </w:r>
          </w:p>
        </w:tc>
        <w:tc>
          <w:tcPr>
            <w:tcW w:w="2120" w:type="dxa"/>
            <w:tcBorders>
              <w:top w:val="nil"/>
              <w:left w:val="nil"/>
              <w:bottom w:val="nil"/>
              <w:right w:val="nil"/>
            </w:tcBorders>
            <w:tcMar>
              <w:top w:w="60" w:type="dxa"/>
              <w:left w:w="120" w:type="dxa"/>
              <w:bottom w:w="30" w:type="dxa"/>
              <w:right w:w="120" w:type="dxa"/>
            </w:tcMar>
            <w:vAlign w:val="center"/>
          </w:tcPr>
          <w:p w14:paraId="3C16ACA6"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南沙灯浮标、高铁挂帘</w:t>
            </w:r>
          </w:p>
        </w:tc>
      </w:tr>
      <w:tr w:rsidR="00527DAD" w:rsidRPr="0010005D" w14:paraId="19160F12"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4D351D41"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微信</w:t>
            </w:r>
            <w:proofErr w:type="gramEnd"/>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政务号</w:t>
            </w:r>
          </w:p>
        </w:tc>
        <w:tc>
          <w:tcPr>
            <w:tcW w:w="682" w:type="dxa"/>
            <w:tcBorders>
              <w:top w:val="nil"/>
              <w:left w:val="nil"/>
              <w:bottom w:val="nil"/>
              <w:right w:val="nil"/>
            </w:tcBorders>
            <w:tcMar>
              <w:top w:w="60" w:type="dxa"/>
              <w:left w:w="120" w:type="dxa"/>
              <w:bottom w:w="30" w:type="dxa"/>
              <w:right w:w="120" w:type="dxa"/>
            </w:tcMar>
            <w:vAlign w:val="center"/>
          </w:tcPr>
          <w:p w14:paraId="09B02DC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38</w:t>
            </w:r>
          </w:p>
        </w:tc>
        <w:tc>
          <w:tcPr>
            <w:tcW w:w="1082" w:type="dxa"/>
            <w:tcBorders>
              <w:top w:val="nil"/>
              <w:left w:val="nil"/>
              <w:bottom w:val="nil"/>
              <w:right w:val="nil"/>
            </w:tcBorders>
            <w:tcMar>
              <w:top w:w="60" w:type="dxa"/>
              <w:left w:w="120" w:type="dxa"/>
              <w:bottom w:w="30" w:type="dxa"/>
              <w:right w:w="120" w:type="dxa"/>
            </w:tcMar>
            <w:vAlign w:val="center"/>
          </w:tcPr>
          <w:p w14:paraId="46D97CC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16%</w:t>
            </w:r>
          </w:p>
        </w:tc>
        <w:tc>
          <w:tcPr>
            <w:tcW w:w="1223" w:type="dxa"/>
            <w:tcBorders>
              <w:top w:val="nil"/>
              <w:left w:val="nil"/>
              <w:bottom w:val="nil"/>
              <w:right w:val="nil"/>
            </w:tcBorders>
            <w:tcMar>
              <w:top w:w="60" w:type="dxa"/>
              <w:left w:w="120" w:type="dxa"/>
              <w:bottom w:w="30" w:type="dxa"/>
              <w:right w:w="120" w:type="dxa"/>
            </w:tcMar>
            <w:vAlign w:val="center"/>
          </w:tcPr>
          <w:p w14:paraId="20954C7E"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3.8</w:t>
            </w:r>
          </w:p>
        </w:tc>
        <w:tc>
          <w:tcPr>
            <w:tcW w:w="1043" w:type="dxa"/>
            <w:tcBorders>
              <w:top w:val="nil"/>
              <w:left w:val="nil"/>
              <w:bottom w:val="nil"/>
              <w:right w:val="nil"/>
            </w:tcBorders>
            <w:tcMar>
              <w:top w:w="60" w:type="dxa"/>
              <w:left w:w="120" w:type="dxa"/>
              <w:bottom w:w="30" w:type="dxa"/>
              <w:right w:w="120" w:type="dxa"/>
            </w:tcMar>
            <w:vAlign w:val="center"/>
          </w:tcPr>
          <w:p w14:paraId="1AA441F6"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61%</w:t>
            </w:r>
          </w:p>
        </w:tc>
        <w:tc>
          <w:tcPr>
            <w:tcW w:w="1224" w:type="dxa"/>
            <w:tcBorders>
              <w:top w:val="nil"/>
              <w:left w:val="nil"/>
              <w:bottom w:val="nil"/>
              <w:right w:val="nil"/>
            </w:tcBorders>
            <w:tcMar>
              <w:top w:w="60" w:type="dxa"/>
              <w:left w:w="120" w:type="dxa"/>
              <w:bottom w:w="30" w:type="dxa"/>
              <w:right w:w="120" w:type="dxa"/>
            </w:tcMar>
            <w:vAlign w:val="center"/>
          </w:tcPr>
          <w:p w14:paraId="2A833915"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航空、轨道交通</w:t>
            </w:r>
          </w:p>
        </w:tc>
        <w:tc>
          <w:tcPr>
            <w:tcW w:w="2120" w:type="dxa"/>
            <w:tcBorders>
              <w:top w:val="nil"/>
              <w:left w:val="nil"/>
              <w:bottom w:val="nil"/>
              <w:right w:val="nil"/>
            </w:tcBorders>
            <w:tcMar>
              <w:top w:w="60" w:type="dxa"/>
              <w:left w:w="120" w:type="dxa"/>
              <w:bottom w:w="30" w:type="dxa"/>
              <w:right w:w="120" w:type="dxa"/>
            </w:tcMar>
            <w:vAlign w:val="center"/>
          </w:tcPr>
          <w:p w14:paraId="0731B5BF"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民航局安全通报、</w:t>
            </w:r>
            <w:r w:rsidRPr="0010005D">
              <w:rPr>
                <w:rFonts w:ascii="Times New Roman" w:eastAsia="宋体" w:hAnsi="Times New Roman" w:cs="宋体" w:hint="eastAsia"/>
                <w:bCs/>
                <w:sz w:val="18"/>
                <w:szCs w:val="18"/>
              </w:rPr>
              <w:t>12306</w:t>
            </w:r>
            <w:r w:rsidRPr="0010005D">
              <w:rPr>
                <w:rFonts w:ascii="Times New Roman" w:eastAsia="宋体" w:hAnsi="Times New Roman" w:cs="宋体" w:hint="eastAsia"/>
                <w:bCs/>
                <w:sz w:val="18"/>
                <w:szCs w:val="18"/>
              </w:rPr>
              <w:t>春运</w:t>
            </w:r>
          </w:p>
        </w:tc>
      </w:tr>
      <w:tr w:rsidR="00527DAD" w:rsidRPr="0010005D" w14:paraId="1FF7F427" w14:textId="77777777" w:rsidTr="00C00EE5">
        <w:trPr>
          <w:jc w:val="center"/>
        </w:trPr>
        <w:tc>
          <w:tcPr>
            <w:tcW w:w="1299" w:type="dxa"/>
            <w:tcBorders>
              <w:top w:val="nil"/>
              <w:left w:val="nil"/>
              <w:bottom w:val="nil"/>
              <w:right w:val="nil"/>
            </w:tcBorders>
            <w:tcMar>
              <w:top w:w="60" w:type="dxa"/>
              <w:left w:w="120" w:type="dxa"/>
              <w:bottom w:w="30" w:type="dxa"/>
              <w:right w:w="120" w:type="dxa"/>
            </w:tcMar>
            <w:vAlign w:val="center"/>
          </w:tcPr>
          <w:p w14:paraId="7E4CDF3B"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电视</w:t>
            </w:r>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纸媒</w:t>
            </w:r>
            <w:r w:rsidRPr="0010005D">
              <w:rPr>
                <w:rFonts w:ascii="Times New Roman" w:eastAsia="宋体" w:hAnsi="Times New Roman" w:cs="宋体" w:hint="eastAsia"/>
                <w:bCs/>
                <w:sz w:val="18"/>
                <w:szCs w:val="18"/>
              </w:rPr>
              <w:t>-</w:t>
            </w:r>
            <w:proofErr w:type="gramStart"/>
            <w:r w:rsidRPr="0010005D">
              <w:rPr>
                <w:rFonts w:ascii="Times New Roman" w:eastAsia="宋体" w:hAnsi="Times New Roman" w:cs="宋体" w:hint="eastAsia"/>
                <w:bCs/>
                <w:sz w:val="18"/>
                <w:szCs w:val="18"/>
              </w:rPr>
              <w:t>央级</w:t>
            </w:r>
            <w:proofErr w:type="gramEnd"/>
          </w:p>
        </w:tc>
        <w:tc>
          <w:tcPr>
            <w:tcW w:w="682" w:type="dxa"/>
            <w:tcBorders>
              <w:top w:val="nil"/>
              <w:left w:val="nil"/>
              <w:bottom w:val="nil"/>
              <w:right w:val="nil"/>
            </w:tcBorders>
            <w:tcMar>
              <w:top w:w="60" w:type="dxa"/>
              <w:left w:w="120" w:type="dxa"/>
              <w:bottom w:w="30" w:type="dxa"/>
              <w:right w:w="120" w:type="dxa"/>
            </w:tcMar>
            <w:vAlign w:val="center"/>
          </w:tcPr>
          <w:p w14:paraId="661CD564"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25</w:t>
            </w:r>
          </w:p>
        </w:tc>
        <w:tc>
          <w:tcPr>
            <w:tcW w:w="1082" w:type="dxa"/>
            <w:tcBorders>
              <w:top w:val="nil"/>
              <w:left w:val="nil"/>
              <w:bottom w:val="nil"/>
              <w:right w:val="nil"/>
            </w:tcBorders>
            <w:tcMar>
              <w:top w:w="60" w:type="dxa"/>
              <w:left w:w="120" w:type="dxa"/>
              <w:bottom w:w="30" w:type="dxa"/>
              <w:right w:w="120" w:type="dxa"/>
            </w:tcMar>
            <w:vAlign w:val="center"/>
          </w:tcPr>
          <w:p w14:paraId="7B333A03"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24%</w:t>
            </w:r>
          </w:p>
        </w:tc>
        <w:tc>
          <w:tcPr>
            <w:tcW w:w="1223" w:type="dxa"/>
            <w:tcBorders>
              <w:top w:val="nil"/>
              <w:left w:val="nil"/>
              <w:bottom w:val="nil"/>
              <w:right w:val="nil"/>
            </w:tcBorders>
            <w:tcMar>
              <w:top w:w="60" w:type="dxa"/>
              <w:left w:w="120" w:type="dxa"/>
              <w:bottom w:w="30" w:type="dxa"/>
              <w:right w:w="120" w:type="dxa"/>
            </w:tcMar>
            <w:vAlign w:val="center"/>
          </w:tcPr>
          <w:p w14:paraId="7745796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8.0</w:t>
            </w:r>
          </w:p>
        </w:tc>
        <w:tc>
          <w:tcPr>
            <w:tcW w:w="1043" w:type="dxa"/>
            <w:tcBorders>
              <w:top w:val="nil"/>
              <w:left w:val="nil"/>
              <w:bottom w:val="nil"/>
              <w:right w:val="nil"/>
            </w:tcBorders>
            <w:tcMar>
              <w:top w:w="60" w:type="dxa"/>
              <w:left w:w="120" w:type="dxa"/>
              <w:bottom w:w="30" w:type="dxa"/>
              <w:right w:w="120" w:type="dxa"/>
            </w:tcMar>
            <w:vAlign w:val="center"/>
          </w:tcPr>
          <w:p w14:paraId="3F4E547B"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68%</w:t>
            </w:r>
          </w:p>
        </w:tc>
        <w:tc>
          <w:tcPr>
            <w:tcW w:w="1224" w:type="dxa"/>
            <w:tcBorders>
              <w:top w:val="nil"/>
              <w:left w:val="nil"/>
              <w:bottom w:val="nil"/>
              <w:right w:val="nil"/>
            </w:tcBorders>
            <w:tcMar>
              <w:top w:w="60" w:type="dxa"/>
              <w:left w:w="120" w:type="dxa"/>
              <w:bottom w:w="30" w:type="dxa"/>
              <w:right w:w="120" w:type="dxa"/>
            </w:tcMar>
            <w:vAlign w:val="center"/>
          </w:tcPr>
          <w:p w14:paraId="3B0BCF38"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航空、水路</w:t>
            </w:r>
          </w:p>
        </w:tc>
        <w:tc>
          <w:tcPr>
            <w:tcW w:w="2120" w:type="dxa"/>
            <w:tcBorders>
              <w:top w:val="nil"/>
              <w:left w:val="nil"/>
              <w:bottom w:val="nil"/>
              <w:right w:val="nil"/>
            </w:tcBorders>
            <w:tcMar>
              <w:top w:w="60" w:type="dxa"/>
              <w:left w:w="120" w:type="dxa"/>
              <w:bottom w:w="30" w:type="dxa"/>
              <w:right w:w="120" w:type="dxa"/>
            </w:tcMar>
            <w:vAlign w:val="center"/>
          </w:tcPr>
          <w:p w14:paraId="4F197DB2"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川航发动机喷火、</w:t>
            </w:r>
            <w:proofErr w:type="gramStart"/>
            <w:r w:rsidRPr="0010005D">
              <w:rPr>
                <w:rFonts w:ascii="Times New Roman" w:eastAsia="宋体" w:hAnsi="Times New Roman" w:cs="宋体" w:hint="eastAsia"/>
                <w:bCs/>
                <w:sz w:val="18"/>
                <w:szCs w:val="18"/>
              </w:rPr>
              <w:t>莱</w:t>
            </w:r>
            <w:proofErr w:type="gramEnd"/>
            <w:r w:rsidRPr="0010005D">
              <w:rPr>
                <w:rFonts w:ascii="Times New Roman" w:eastAsia="宋体" w:hAnsi="Times New Roman" w:cs="宋体" w:hint="eastAsia"/>
                <w:bCs/>
                <w:sz w:val="18"/>
                <w:szCs w:val="18"/>
              </w:rPr>
              <w:t>荣高</w:t>
            </w:r>
            <w:proofErr w:type="gramStart"/>
            <w:r w:rsidRPr="0010005D">
              <w:rPr>
                <w:rFonts w:ascii="Times New Roman" w:eastAsia="宋体" w:hAnsi="Times New Roman" w:cs="宋体" w:hint="eastAsia"/>
                <w:bCs/>
                <w:sz w:val="18"/>
                <w:szCs w:val="18"/>
              </w:rPr>
              <w:t>铁调查</w:t>
            </w:r>
            <w:proofErr w:type="gramEnd"/>
          </w:p>
        </w:tc>
      </w:tr>
      <w:tr w:rsidR="00527DAD" w:rsidRPr="0010005D" w14:paraId="0465E406" w14:textId="77777777" w:rsidTr="00C00EE5">
        <w:trPr>
          <w:jc w:val="center"/>
        </w:trPr>
        <w:tc>
          <w:tcPr>
            <w:tcW w:w="1299" w:type="dxa"/>
            <w:tcBorders>
              <w:top w:val="nil"/>
              <w:left w:val="nil"/>
              <w:bottom w:val="single" w:sz="12" w:space="0" w:color="auto"/>
              <w:right w:val="nil"/>
            </w:tcBorders>
            <w:tcMar>
              <w:top w:w="60" w:type="dxa"/>
              <w:left w:w="120" w:type="dxa"/>
              <w:bottom w:w="30" w:type="dxa"/>
              <w:right w:w="120" w:type="dxa"/>
            </w:tcMar>
            <w:vAlign w:val="center"/>
          </w:tcPr>
          <w:p w14:paraId="065E3185"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官网</w:t>
            </w:r>
            <w:proofErr w:type="gramEnd"/>
            <w:r w:rsidRPr="0010005D">
              <w:rPr>
                <w:rFonts w:ascii="Times New Roman" w:eastAsia="宋体" w:hAnsi="Times New Roman" w:cs="宋体" w:hint="eastAsia"/>
                <w:bCs/>
                <w:sz w:val="18"/>
                <w:szCs w:val="18"/>
              </w:rPr>
              <w:t>-</w:t>
            </w:r>
            <w:r w:rsidRPr="0010005D">
              <w:rPr>
                <w:rFonts w:ascii="Times New Roman" w:eastAsia="宋体" w:hAnsi="Times New Roman" w:cs="宋体" w:hint="eastAsia"/>
                <w:bCs/>
                <w:sz w:val="18"/>
                <w:szCs w:val="18"/>
              </w:rPr>
              <w:t>公告</w:t>
            </w:r>
          </w:p>
        </w:tc>
        <w:tc>
          <w:tcPr>
            <w:tcW w:w="682" w:type="dxa"/>
            <w:tcBorders>
              <w:top w:val="nil"/>
              <w:left w:val="nil"/>
              <w:bottom w:val="single" w:sz="12" w:space="0" w:color="auto"/>
              <w:right w:val="nil"/>
            </w:tcBorders>
            <w:tcMar>
              <w:top w:w="60" w:type="dxa"/>
              <w:left w:w="120" w:type="dxa"/>
              <w:bottom w:w="30" w:type="dxa"/>
              <w:right w:w="120" w:type="dxa"/>
            </w:tcMar>
            <w:vAlign w:val="center"/>
          </w:tcPr>
          <w:p w14:paraId="669E7B61"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15</w:t>
            </w:r>
          </w:p>
        </w:tc>
        <w:tc>
          <w:tcPr>
            <w:tcW w:w="1082" w:type="dxa"/>
            <w:tcBorders>
              <w:top w:val="nil"/>
              <w:left w:val="nil"/>
              <w:bottom w:val="single" w:sz="12" w:space="0" w:color="auto"/>
              <w:right w:val="nil"/>
            </w:tcBorders>
            <w:tcMar>
              <w:top w:w="60" w:type="dxa"/>
              <w:left w:w="120" w:type="dxa"/>
              <w:bottom w:w="30" w:type="dxa"/>
              <w:right w:w="120" w:type="dxa"/>
            </w:tcMar>
            <w:vAlign w:val="center"/>
          </w:tcPr>
          <w:p w14:paraId="68F01DB0"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w:t>
            </w:r>
          </w:p>
        </w:tc>
        <w:tc>
          <w:tcPr>
            <w:tcW w:w="1223" w:type="dxa"/>
            <w:tcBorders>
              <w:top w:val="nil"/>
              <w:left w:val="nil"/>
              <w:bottom w:val="single" w:sz="12" w:space="0" w:color="auto"/>
              <w:right w:val="nil"/>
            </w:tcBorders>
            <w:tcMar>
              <w:top w:w="60" w:type="dxa"/>
              <w:left w:w="120" w:type="dxa"/>
              <w:bottom w:w="30" w:type="dxa"/>
              <w:right w:w="120" w:type="dxa"/>
            </w:tcMar>
            <w:vAlign w:val="center"/>
          </w:tcPr>
          <w:p w14:paraId="5EAFE6E4"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2.1</w:t>
            </w:r>
          </w:p>
        </w:tc>
        <w:tc>
          <w:tcPr>
            <w:tcW w:w="1043" w:type="dxa"/>
            <w:tcBorders>
              <w:top w:val="nil"/>
              <w:left w:val="nil"/>
              <w:bottom w:val="single" w:sz="12" w:space="0" w:color="auto"/>
              <w:right w:val="nil"/>
            </w:tcBorders>
            <w:tcMar>
              <w:top w:w="60" w:type="dxa"/>
              <w:left w:w="120" w:type="dxa"/>
              <w:bottom w:w="30" w:type="dxa"/>
              <w:right w:w="120" w:type="dxa"/>
            </w:tcMar>
            <w:vAlign w:val="center"/>
          </w:tcPr>
          <w:p w14:paraId="1D399FA2" w14:textId="77777777" w:rsidR="00527DAD" w:rsidRPr="0010005D" w:rsidRDefault="00527DAD" w:rsidP="00C00EE5">
            <w:pPr>
              <w:snapToGrid w:val="0"/>
              <w:spacing w:line="240" w:lineRule="auto"/>
              <w:ind w:firstLine="0"/>
              <w:jc w:val="center"/>
              <w:rPr>
                <w:rFonts w:ascii="Times New Roman" w:eastAsia="宋体" w:hAnsi="Times New Roman" w:cs="宋体"/>
                <w:bCs/>
                <w:sz w:val="18"/>
                <w:szCs w:val="18"/>
              </w:rPr>
            </w:pPr>
            <w:r w:rsidRPr="0010005D">
              <w:rPr>
                <w:rFonts w:ascii="Times New Roman" w:eastAsia="宋体" w:hAnsi="Times New Roman" w:cs="宋体" w:hint="eastAsia"/>
                <w:bCs/>
                <w:sz w:val="18"/>
                <w:szCs w:val="18"/>
              </w:rPr>
              <w:t>73%</w:t>
            </w:r>
          </w:p>
        </w:tc>
        <w:tc>
          <w:tcPr>
            <w:tcW w:w="1224" w:type="dxa"/>
            <w:tcBorders>
              <w:top w:val="nil"/>
              <w:left w:val="nil"/>
              <w:bottom w:val="single" w:sz="12" w:space="0" w:color="auto"/>
              <w:right w:val="nil"/>
            </w:tcBorders>
            <w:tcMar>
              <w:top w:w="60" w:type="dxa"/>
              <w:left w:w="120" w:type="dxa"/>
              <w:bottom w:w="30" w:type="dxa"/>
              <w:right w:w="120" w:type="dxa"/>
            </w:tcMar>
            <w:vAlign w:val="center"/>
          </w:tcPr>
          <w:p w14:paraId="46ADC56B"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水路、航空</w:t>
            </w:r>
          </w:p>
        </w:tc>
        <w:tc>
          <w:tcPr>
            <w:tcW w:w="2120" w:type="dxa"/>
            <w:tcBorders>
              <w:top w:val="nil"/>
              <w:left w:val="nil"/>
              <w:bottom w:val="single" w:sz="12" w:space="0" w:color="auto"/>
              <w:right w:val="nil"/>
            </w:tcBorders>
            <w:tcMar>
              <w:top w:w="60" w:type="dxa"/>
              <w:left w:w="120" w:type="dxa"/>
              <w:bottom w:w="30" w:type="dxa"/>
              <w:right w:w="120" w:type="dxa"/>
            </w:tcMar>
            <w:vAlign w:val="center"/>
          </w:tcPr>
          <w:p w14:paraId="137B8339" w14:textId="77777777" w:rsidR="00527DAD" w:rsidRPr="0010005D" w:rsidRDefault="00527DAD" w:rsidP="00C00EE5">
            <w:pPr>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辽宁海事局撞船通报、东航整改</w:t>
            </w:r>
          </w:p>
        </w:tc>
      </w:tr>
    </w:tbl>
    <w:p w14:paraId="53E96423" w14:textId="77777777" w:rsidR="00527DAD" w:rsidRPr="0010005D" w:rsidRDefault="00527DAD" w:rsidP="00527DAD">
      <w:pPr>
        <w:spacing w:line="360" w:lineRule="auto"/>
        <w:ind w:firstLineChars="200" w:firstLine="480"/>
        <w:rPr>
          <w:rFonts w:ascii="Times New Roman" w:eastAsia="宋体" w:hAnsi="Times New Roman" w:cs="黑体"/>
          <w:bCs/>
          <w:sz w:val="32"/>
          <w:szCs w:val="32"/>
        </w:rPr>
      </w:pPr>
      <w:r w:rsidRPr="0010005D">
        <w:rPr>
          <w:rFonts w:ascii="Times New Roman" w:eastAsia="宋体" w:hAnsi="Times New Roman" w:cs="仿宋_GB2312" w:hint="eastAsia"/>
          <w:bCs/>
        </w:rPr>
        <w:t>从上表中可以发现，</w:t>
      </w:r>
      <w:proofErr w:type="gramStart"/>
      <w:r w:rsidRPr="0010005D">
        <w:rPr>
          <w:rFonts w:ascii="Times New Roman" w:eastAsia="宋体" w:hAnsi="Times New Roman" w:cs="仿宋_GB2312" w:hint="eastAsia"/>
          <w:bCs/>
        </w:rPr>
        <w:t>微博适合</w:t>
      </w:r>
      <w:proofErr w:type="gramEnd"/>
      <w:r w:rsidRPr="0010005D">
        <w:rPr>
          <w:rFonts w:ascii="Times New Roman" w:eastAsia="宋体" w:hAnsi="Times New Roman" w:cs="仿宋_GB2312" w:hint="eastAsia"/>
          <w:bCs/>
        </w:rPr>
        <w:t>“情绪爆发</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标签传播”，极易形成热搜，适合“事件</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人物</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冲突”三段式结构，在轨道交通与公路领域最易爆发，因“冲突性强”“规则争议大”。头条</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抖音适合</w:t>
      </w:r>
      <w:proofErr w:type="gramEnd"/>
      <w:r w:rsidRPr="0010005D">
        <w:rPr>
          <w:rFonts w:ascii="Times New Roman" w:eastAsia="宋体" w:hAnsi="Times New Roman" w:cs="仿宋_GB2312" w:hint="eastAsia"/>
          <w:bCs/>
        </w:rPr>
        <w:t>“视频</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图文”还原现场和“事故</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救援”类叙事，水路领域在此类平台传播最广，因“画面感强”“救援成功”易引发正向情绪。知乎社区类平台适合“深度解读</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技术科普”，适合“技术故障</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制度漏洞”类事件，民航领域在此平台讨论最深，如“</w:t>
      </w:r>
      <w:r w:rsidRPr="0010005D">
        <w:rPr>
          <w:rFonts w:ascii="Times New Roman" w:eastAsia="宋体" w:hAnsi="Times New Roman" w:cs="仿宋_GB2312" w:hint="eastAsia"/>
          <w:bCs/>
        </w:rPr>
        <w:t>MU5735</w:t>
      </w:r>
      <w:r w:rsidRPr="0010005D">
        <w:rPr>
          <w:rFonts w:ascii="Times New Roman" w:eastAsia="宋体" w:hAnsi="Times New Roman" w:cs="仿宋_GB2312" w:hint="eastAsia"/>
          <w:bCs/>
        </w:rPr>
        <w:t>空难调查”“集装箱爆炸技术原因”。</w:t>
      </w:r>
      <w:r w:rsidRPr="0010005D">
        <w:rPr>
          <w:rFonts w:ascii="Times New Roman" w:eastAsia="宋体" w:hAnsi="Times New Roman" w:cs="仿宋_GB2312" w:hint="eastAsia"/>
          <w:bCs/>
        </w:rPr>
        <w:br w:type="page"/>
      </w:r>
      <w:r w:rsidRPr="0010005D">
        <w:rPr>
          <w:rFonts w:ascii="Times New Roman" w:eastAsia="宋体" w:hAnsi="Times New Roman" w:cs="黑体" w:hint="eastAsia"/>
          <w:bCs/>
          <w:sz w:val="32"/>
          <w:szCs w:val="32"/>
        </w:rPr>
        <w:lastRenderedPageBreak/>
        <w:t>三、中国交通行业舆情发酵规律</w:t>
      </w:r>
    </w:p>
    <w:p w14:paraId="3BB38821"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本报告对所选取的</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起典型交通舆情事件的生存时长、关联次生舆情情况进行了系统的分析。其中，生存时长按照内容首发时间至热度降至</w:t>
      </w:r>
      <w:r w:rsidRPr="0010005D">
        <w:rPr>
          <w:rFonts w:ascii="Times New Roman" w:eastAsia="宋体" w:hAnsi="Times New Roman" w:cs="仿宋_GB2312" w:hint="eastAsia"/>
          <w:bCs/>
        </w:rPr>
        <w:t>10%</w:t>
      </w:r>
      <w:r w:rsidRPr="0010005D">
        <w:rPr>
          <w:rFonts w:ascii="Times New Roman" w:eastAsia="宋体" w:hAnsi="Times New Roman" w:cs="仿宋_GB2312" w:hint="eastAsia"/>
          <w:bCs/>
        </w:rPr>
        <w:t>峰值的时长逐条测算。同时梳理各事件在跨领域关联、情绪传导、议题迁移及次生舆情生成方面的特征，提炼整体规律性结论，为舆情风险联动防控提供决策依据。</w:t>
      </w:r>
    </w:p>
    <w:p w14:paraId="717A25AA" w14:textId="77777777" w:rsidR="00527DAD" w:rsidRPr="0010005D" w:rsidRDefault="00527DAD" w:rsidP="00527DAD">
      <w:pPr>
        <w:numPr>
          <w:ilvl w:val="0"/>
          <w:numId w:val="4"/>
        </w:numPr>
        <w:spacing w:before="480" w:after="480" w:line="288" w:lineRule="auto"/>
        <w:rPr>
          <w:rFonts w:ascii="Times New Roman" w:eastAsia="宋体" w:hAnsi="Times New Roman" w:cs="黑体"/>
          <w:bCs/>
          <w:sz w:val="28"/>
          <w:szCs w:val="28"/>
        </w:rPr>
      </w:pPr>
      <w:r w:rsidRPr="0010005D">
        <w:rPr>
          <w:rFonts w:ascii="Times New Roman" w:eastAsia="宋体" w:hAnsi="Times New Roman" w:cs="黑体" w:hint="eastAsia"/>
          <w:bCs/>
          <w:sz w:val="28"/>
          <w:szCs w:val="28"/>
        </w:rPr>
        <w:t>舆情和生存时长分析</w:t>
      </w:r>
    </w:p>
    <w:p w14:paraId="7603D621" w14:textId="77777777" w:rsidR="00527DAD" w:rsidRPr="0010005D" w:rsidRDefault="00527DAD" w:rsidP="00527DAD">
      <w:pPr>
        <w:numPr>
          <w:ilvl w:val="0"/>
          <w:numId w:val="5"/>
        </w:num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分领域舆情生存时长</w:t>
      </w:r>
    </w:p>
    <w:p w14:paraId="0C3A9512"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整体上来看，公路舆情的平均生存时长最高，达到了</w:t>
      </w:r>
      <w:r w:rsidRPr="0010005D">
        <w:rPr>
          <w:rFonts w:ascii="Times New Roman" w:eastAsia="宋体" w:hAnsi="Times New Roman" w:cs="仿宋_GB2312" w:hint="eastAsia"/>
          <w:bCs/>
        </w:rPr>
        <w:t>53.7</w:t>
      </w:r>
      <w:r w:rsidRPr="0010005D">
        <w:rPr>
          <w:rFonts w:ascii="Times New Roman" w:eastAsia="宋体" w:hAnsi="Times New Roman" w:cs="仿宋_GB2312" w:hint="eastAsia"/>
          <w:bCs/>
        </w:rPr>
        <w:t>小时，其中位数也达到了</w:t>
      </w:r>
      <w:r w:rsidRPr="0010005D">
        <w:rPr>
          <w:rFonts w:ascii="Times New Roman" w:eastAsia="宋体" w:hAnsi="Times New Roman" w:cs="仿宋_GB2312" w:hint="eastAsia"/>
          <w:bCs/>
        </w:rPr>
        <w:t>41</w:t>
      </w:r>
      <w:r w:rsidRPr="0010005D">
        <w:rPr>
          <w:rFonts w:ascii="Times New Roman" w:eastAsia="宋体" w:hAnsi="Times New Roman" w:cs="仿宋_GB2312" w:hint="eastAsia"/>
          <w:bCs/>
        </w:rPr>
        <w:t>小时，且公路舆情生存时长方差最高，表明公路领域的舆情衍生差异化较大。相较而言，水运和物流领域的舆情，生存时长为一天左右。从数据来看，轨道交通和民航领域的舆情生存时长相差不大。</w:t>
      </w:r>
    </w:p>
    <w:p w14:paraId="3E75885D"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15</w:t>
      </w:r>
      <w:r w:rsidRPr="0010005D">
        <w:rPr>
          <w:rFonts w:ascii="Times New Roman" w:eastAsia="宋体" w:hAnsi="Times New Roman" w:cs="仿宋_GB2312" w:hint="eastAsia"/>
          <w:bCs/>
        </w:rPr>
        <w:t>：分行业舆情生存时长对比</w:t>
      </w:r>
    </w:p>
    <w:tbl>
      <w:tblPr>
        <w:tblW w:w="8521" w:type="dxa"/>
        <w:jc w:val="center"/>
        <w:tblBorders>
          <w:top w:val="single" w:sz="2" w:space="0" w:color="auto"/>
          <w:left w:val="single" w:sz="2" w:space="0" w:color="DEE0E3"/>
          <w:bottom w:val="single" w:sz="2" w:space="0" w:color="auto"/>
          <w:right w:val="single" w:sz="2" w:space="0" w:color="DEE0E3"/>
          <w:insideH w:val="single" w:sz="2" w:space="0" w:color="DEE0E3"/>
          <w:insideV w:val="single" w:sz="2" w:space="0" w:color="DEE0E3"/>
        </w:tblBorders>
        <w:tblCellMar>
          <w:left w:w="10" w:type="dxa"/>
          <w:right w:w="10" w:type="dxa"/>
        </w:tblCellMar>
        <w:tblLook w:val="04A0" w:firstRow="1" w:lastRow="0" w:firstColumn="1" w:lastColumn="0" w:noHBand="0" w:noVBand="1"/>
      </w:tblPr>
      <w:tblGrid>
        <w:gridCol w:w="1211"/>
        <w:gridCol w:w="1743"/>
        <w:gridCol w:w="1385"/>
        <w:gridCol w:w="1463"/>
        <w:gridCol w:w="1401"/>
        <w:gridCol w:w="1318"/>
      </w:tblGrid>
      <w:tr w:rsidR="00527DAD" w:rsidRPr="0010005D" w14:paraId="2B58A55A" w14:textId="77777777" w:rsidTr="00C00EE5">
        <w:trPr>
          <w:jc w:val="center"/>
        </w:trPr>
        <w:tc>
          <w:tcPr>
            <w:tcW w:w="1211" w:type="dxa"/>
            <w:tcBorders>
              <w:top w:val="single" w:sz="2" w:space="0" w:color="auto"/>
              <w:bottom w:val="single" w:sz="2" w:space="0" w:color="auto"/>
            </w:tcBorders>
            <w:tcMar>
              <w:top w:w="60" w:type="dxa"/>
              <w:left w:w="120" w:type="dxa"/>
              <w:bottom w:w="30" w:type="dxa"/>
              <w:right w:w="120" w:type="dxa"/>
            </w:tcMar>
          </w:tcPr>
          <w:p w14:paraId="3DFD33CC"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行业领域</w:t>
            </w:r>
          </w:p>
        </w:tc>
        <w:tc>
          <w:tcPr>
            <w:tcW w:w="1743" w:type="dxa"/>
            <w:tcBorders>
              <w:top w:val="single" w:sz="2" w:space="0" w:color="auto"/>
              <w:bottom w:val="single" w:sz="2" w:space="0" w:color="auto"/>
            </w:tcBorders>
            <w:tcMar>
              <w:top w:w="60" w:type="dxa"/>
              <w:left w:w="120" w:type="dxa"/>
              <w:bottom w:w="30" w:type="dxa"/>
              <w:right w:w="120" w:type="dxa"/>
            </w:tcMar>
          </w:tcPr>
          <w:p w14:paraId="35B8F50C"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平均生存时长（</w:t>
            </w:r>
            <w:r w:rsidRPr="0010005D">
              <w:rPr>
                <w:rFonts w:ascii="Times New Roman" w:eastAsia="宋体" w:hAnsi="Times New Roman" w:hint="eastAsia"/>
                <w:b/>
                <w:bCs/>
              </w:rPr>
              <w:t>h)</w:t>
            </w:r>
          </w:p>
        </w:tc>
        <w:tc>
          <w:tcPr>
            <w:tcW w:w="1385" w:type="dxa"/>
            <w:tcBorders>
              <w:top w:val="single" w:sz="2" w:space="0" w:color="auto"/>
              <w:bottom w:val="single" w:sz="2" w:space="0" w:color="auto"/>
            </w:tcBorders>
            <w:tcMar>
              <w:top w:w="60" w:type="dxa"/>
              <w:left w:w="120" w:type="dxa"/>
              <w:bottom w:w="30" w:type="dxa"/>
              <w:right w:w="120" w:type="dxa"/>
            </w:tcMar>
          </w:tcPr>
          <w:p w14:paraId="139DA255"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中位数（</w:t>
            </w:r>
            <w:r w:rsidRPr="0010005D">
              <w:rPr>
                <w:rFonts w:ascii="Times New Roman" w:eastAsia="宋体" w:hAnsi="Times New Roman" w:hint="eastAsia"/>
                <w:b/>
                <w:bCs/>
              </w:rPr>
              <w:t>h)</w:t>
            </w:r>
          </w:p>
        </w:tc>
        <w:tc>
          <w:tcPr>
            <w:tcW w:w="1463" w:type="dxa"/>
            <w:tcBorders>
              <w:top w:val="single" w:sz="2" w:space="0" w:color="auto"/>
              <w:bottom w:val="single" w:sz="2" w:space="0" w:color="auto"/>
            </w:tcBorders>
            <w:tcMar>
              <w:top w:w="60" w:type="dxa"/>
              <w:left w:w="120" w:type="dxa"/>
              <w:bottom w:w="30" w:type="dxa"/>
              <w:right w:w="120" w:type="dxa"/>
            </w:tcMar>
          </w:tcPr>
          <w:p w14:paraId="2169499C"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最长事件（</w:t>
            </w:r>
            <w:r w:rsidRPr="0010005D">
              <w:rPr>
                <w:rFonts w:ascii="Times New Roman" w:eastAsia="宋体" w:hAnsi="Times New Roman" w:hint="eastAsia"/>
                <w:b/>
                <w:bCs/>
              </w:rPr>
              <w:t>h)</w:t>
            </w:r>
          </w:p>
        </w:tc>
        <w:tc>
          <w:tcPr>
            <w:tcW w:w="1401" w:type="dxa"/>
            <w:tcBorders>
              <w:top w:val="single" w:sz="2" w:space="0" w:color="auto"/>
              <w:bottom w:val="single" w:sz="2" w:space="0" w:color="auto"/>
            </w:tcBorders>
            <w:tcMar>
              <w:top w:w="60" w:type="dxa"/>
              <w:left w:w="120" w:type="dxa"/>
              <w:bottom w:w="30" w:type="dxa"/>
              <w:right w:w="120" w:type="dxa"/>
            </w:tcMar>
          </w:tcPr>
          <w:p w14:paraId="5F399806"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最短事件（</w:t>
            </w:r>
            <w:r w:rsidRPr="0010005D">
              <w:rPr>
                <w:rFonts w:ascii="Times New Roman" w:eastAsia="宋体" w:hAnsi="Times New Roman" w:hint="eastAsia"/>
                <w:b/>
                <w:bCs/>
              </w:rPr>
              <w:t>h)</w:t>
            </w:r>
          </w:p>
        </w:tc>
        <w:tc>
          <w:tcPr>
            <w:tcW w:w="1318" w:type="dxa"/>
            <w:tcBorders>
              <w:top w:val="single" w:sz="2" w:space="0" w:color="auto"/>
              <w:bottom w:val="single" w:sz="2" w:space="0" w:color="auto"/>
            </w:tcBorders>
            <w:tcMar>
              <w:top w:w="60" w:type="dxa"/>
              <w:left w:w="120" w:type="dxa"/>
              <w:bottom w:w="30" w:type="dxa"/>
              <w:right w:w="120" w:type="dxa"/>
            </w:tcMar>
          </w:tcPr>
          <w:p w14:paraId="3F89FA6B" w14:textId="77777777" w:rsidR="00527DAD" w:rsidRPr="0010005D" w:rsidRDefault="00527DAD" w:rsidP="00C00EE5">
            <w:pPr>
              <w:snapToGrid w:val="0"/>
              <w:spacing w:before="120" w:after="120" w:line="288" w:lineRule="auto"/>
              <w:ind w:firstLine="0"/>
              <w:rPr>
                <w:rFonts w:ascii="Times New Roman" w:eastAsia="宋体" w:hAnsi="Times New Roman"/>
                <w:b/>
                <w:bCs/>
              </w:rPr>
            </w:pPr>
            <w:r w:rsidRPr="0010005D">
              <w:rPr>
                <w:rFonts w:ascii="Times New Roman" w:eastAsia="宋体" w:hAnsi="Times New Roman" w:hint="eastAsia"/>
                <w:b/>
                <w:bCs/>
              </w:rPr>
              <w:t>方差</w:t>
            </w:r>
            <w:r w:rsidRPr="0010005D">
              <w:rPr>
                <w:rFonts w:ascii="Times New Roman" w:eastAsia="宋体" w:hAnsi="Times New Roman" w:cs="Segoe UI"/>
                <w:b/>
                <w:bCs/>
                <w:spacing w:val="8"/>
                <w:szCs w:val="21"/>
                <w:shd w:val="clear" w:color="auto" w:fill="FFFFFF"/>
              </w:rPr>
              <w:t>(h²)</w:t>
            </w:r>
          </w:p>
        </w:tc>
      </w:tr>
      <w:tr w:rsidR="00527DAD" w:rsidRPr="0010005D" w14:paraId="21F1DF5A" w14:textId="77777777" w:rsidTr="00C00EE5">
        <w:trPr>
          <w:jc w:val="center"/>
        </w:trPr>
        <w:tc>
          <w:tcPr>
            <w:tcW w:w="1211" w:type="dxa"/>
            <w:tcBorders>
              <w:top w:val="single" w:sz="2" w:space="0" w:color="auto"/>
            </w:tcBorders>
            <w:tcMar>
              <w:top w:w="60" w:type="dxa"/>
              <w:left w:w="120" w:type="dxa"/>
              <w:bottom w:w="30" w:type="dxa"/>
              <w:right w:w="120" w:type="dxa"/>
            </w:tcMar>
          </w:tcPr>
          <w:p w14:paraId="02CC364E" w14:textId="77777777" w:rsidR="00527DAD" w:rsidRPr="0010005D" w:rsidRDefault="00527DAD" w:rsidP="00C00EE5">
            <w:pPr>
              <w:snapToGrid w:val="0"/>
              <w:spacing w:before="120" w:after="120" w:line="288" w:lineRule="auto"/>
              <w:rPr>
                <w:rFonts w:ascii="Times New Roman" w:eastAsia="宋体" w:hAnsi="Times New Roman"/>
                <w:b/>
              </w:rPr>
            </w:pPr>
            <w:r w:rsidRPr="0010005D">
              <w:rPr>
                <w:rFonts w:ascii="Times New Roman" w:eastAsia="宋体" w:hAnsi="Times New Roman" w:cs="Arial" w:hint="eastAsia"/>
                <w:b/>
                <w:sz w:val="22"/>
              </w:rPr>
              <w:t>公路</w:t>
            </w:r>
          </w:p>
        </w:tc>
        <w:tc>
          <w:tcPr>
            <w:tcW w:w="1743" w:type="dxa"/>
            <w:tcBorders>
              <w:top w:val="single" w:sz="2" w:space="0" w:color="auto"/>
            </w:tcBorders>
            <w:tcMar>
              <w:top w:w="60" w:type="dxa"/>
              <w:left w:w="120" w:type="dxa"/>
              <w:bottom w:w="30" w:type="dxa"/>
              <w:right w:w="120" w:type="dxa"/>
            </w:tcMar>
          </w:tcPr>
          <w:p w14:paraId="6F4C022F"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53.7</w:t>
            </w:r>
          </w:p>
        </w:tc>
        <w:tc>
          <w:tcPr>
            <w:tcW w:w="1385" w:type="dxa"/>
            <w:tcBorders>
              <w:top w:val="single" w:sz="2" w:space="0" w:color="auto"/>
            </w:tcBorders>
            <w:tcMar>
              <w:top w:w="60" w:type="dxa"/>
              <w:left w:w="120" w:type="dxa"/>
              <w:bottom w:w="30" w:type="dxa"/>
              <w:right w:w="120" w:type="dxa"/>
            </w:tcMar>
          </w:tcPr>
          <w:p w14:paraId="51FCB997"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41</w:t>
            </w:r>
          </w:p>
        </w:tc>
        <w:tc>
          <w:tcPr>
            <w:tcW w:w="1463" w:type="dxa"/>
            <w:tcBorders>
              <w:top w:val="single" w:sz="2" w:space="0" w:color="auto"/>
            </w:tcBorders>
            <w:tcMar>
              <w:top w:w="60" w:type="dxa"/>
              <w:left w:w="120" w:type="dxa"/>
              <w:bottom w:w="30" w:type="dxa"/>
              <w:right w:w="120" w:type="dxa"/>
            </w:tcMar>
          </w:tcPr>
          <w:p w14:paraId="6768B1A4"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186</w:t>
            </w:r>
          </w:p>
        </w:tc>
        <w:tc>
          <w:tcPr>
            <w:tcW w:w="1401" w:type="dxa"/>
            <w:tcBorders>
              <w:top w:val="single" w:sz="2" w:space="0" w:color="auto"/>
            </w:tcBorders>
            <w:tcMar>
              <w:top w:w="60" w:type="dxa"/>
              <w:left w:w="120" w:type="dxa"/>
              <w:bottom w:w="30" w:type="dxa"/>
              <w:right w:w="120" w:type="dxa"/>
            </w:tcMar>
          </w:tcPr>
          <w:p w14:paraId="3673CDF9"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4</w:t>
            </w:r>
          </w:p>
        </w:tc>
        <w:tc>
          <w:tcPr>
            <w:tcW w:w="1318" w:type="dxa"/>
            <w:tcBorders>
              <w:top w:val="single" w:sz="2" w:space="0" w:color="auto"/>
            </w:tcBorders>
            <w:tcMar>
              <w:top w:w="60" w:type="dxa"/>
              <w:left w:w="120" w:type="dxa"/>
              <w:bottom w:w="30" w:type="dxa"/>
              <w:right w:w="120" w:type="dxa"/>
            </w:tcMar>
          </w:tcPr>
          <w:p w14:paraId="13B1AACB"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1324</w:t>
            </w:r>
          </w:p>
        </w:tc>
      </w:tr>
      <w:tr w:rsidR="00527DAD" w:rsidRPr="0010005D" w14:paraId="21D3151A" w14:textId="77777777" w:rsidTr="00C00EE5">
        <w:trPr>
          <w:jc w:val="center"/>
        </w:trPr>
        <w:tc>
          <w:tcPr>
            <w:tcW w:w="1211" w:type="dxa"/>
            <w:tcMar>
              <w:top w:w="60" w:type="dxa"/>
              <w:left w:w="120" w:type="dxa"/>
              <w:bottom w:w="30" w:type="dxa"/>
              <w:right w:w="120" w:type="dxa"/>
            </w:tcMar>
          </w:tcPr>
          <w:p w14:paraId="57123C9C" w14:textId="77777777" w:rsidR="00527DAD" w:rsidRPr="0010005D" w:rsidRDefault="00527DAD" w:rsidP="00C00EE5">
            <w:pPr>
              <w:snapToGrid w:val="0"/>
              <w:spacing w:before="120" w:after="120" w:line="288" w:lineRule="auto"/>
              <w:ind w:firstLine="0"/>
              <w:rPr>
                <w:rFonts w:ascii="Times New Roman" w:eastAsia="宋体" w:hAnsi="Times New Roman"/>
                <w:b/>
              </w:rPr>
            </w:pPr>
            <w:r w:rsidRPr="0010005D">
              <w:rPr>
                <w:rFonts w:ascii="Times New Roman" w:eastAsia="宋体" w:hAnsi="Times New Roman" w:cs="Arial" w:hint="eastAsia"/>
                <w:b/>
                <w:sz w:val="22"/>
              </w:rPr>
              <w:t>轨道交通</w:t>
            </w:r>
          </w:p>
        </w:tc>
        <w:tc>
          <w:tcPr>
            <w:tcW w:w="1743" w:type="dxa"/>
            <w:tcMar>
              <w:top w:w="60" w:type="dxa"/>
              <w:left w:w="120" w:type="dxa"/>
              <w:bottom w:w="30" w:type="dxa"/>
              <w:right w:w="120" w:type="dxa"/>
            </w:tcMar>
          </w:tcPr>
          <w:p w14:paraId="71AC205C"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42.1</w:t>
            </w:r>
          </w:p>
        </w:tc>
        <w:tc>
          <w:tcPr>
            <w:tcW w:w="1385" w:type="dxa"/>
            <w:tcMar>
              <w:top w:w="60" w:type="dxa"/>
              <w:left w:w="120" w:type="dxa"/>
              <w:bottom w:w="30" w:type="dxa"/>
              <w:right w:w="120" w:type="dxa"/>
            </w:tcMar>
          </w:tcPr>
          <w:p w14:paraId="736254A4"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31</w:t>
            </w:r>
          </w:p>
        </w:tc>
        <w:tc>
          <w:tcPr>
            <w:tcW w:w="1463" w:type="dxa"/>
            <w:tcMar>
              <w:top w:w="60" w:type="dxa"/>
              <w:left w:w="120" w:type="dxa"/>
              <w:bottom w:w="30" w:type="dxa"/>
              <w:right w:w="120" w:type="dxa"/>
            </w:tcMar>
          </w:tcPr>
          <w:p w14:paraId="1E561516"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148</w:t>
            </w:r>
          </w:p>
        </w:tc>
        <w:tc>
          <w:tcPr>
            <w:tcW w:w="1401" w:type="dxa"/>
            <w:tcMar>
              <w:top w:w="60" w:type="dxa"/>
              <w:left w:w="120" w:type="dxa"/>
              <w:bottom w:w="30" w:type="dxa"/>
              <w:right w:w="120" w:type="dxa"/>
            </w:tcMar>
          </w:tcPr>
          <w:p w14:paraId="6773AA0F"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3</w:t>
            </w:r>
          </w:p>
        </w:tc>
        <w:tc>
          <w:tcPr>
            <w:tcW w:w="1318" w:type="dxa"/>
            <w:tcMar>
              <w:top w:w="60" w:type="dxa"/>
              <w:left w:w="120" w:type="dxa"/>
              <w:bottom w:w="30" w:type="dxa"/>
              <w:right w:w="120" w:type="dxa"/>
            </w:tcMar>
          </w:tcPr>
          <w:p w14:paraId="5B4FDCB6"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876</w:t>
            </w:r>
          </w:p>
        </w:tc>
      </w:tr>
      <w:tr w:rsidR="00527DAD" w:rsidRPr="0010005D" w14:paraId="4481CC87" w14:textId="77777777" w:rsidTr="00C00EE5">
        <w:trPr>
          <w:jc w:val="center"/>
        </w:trPr>
        <w:tc>
          <w:tcPr>
            <w:tcW w:w="1211" w:type="dxa"/>
            <w:tcMar>
              <w:top w:w="60" w:type="dxa"/>
              <w:left w:w="120" w:type="dxa"/>
              <w:bottom w:w="30" w:type="dxa"/>
              <w:right w:w="120" w:type="dxa"/>
            </w:tcMar>
          </w:tcPr>
          <w:p w14:paraId="39DD37E6" w14:textId="77777777" w:rsidR="00527DAD" w:rsidRPr="0010005D" w:rsidRDefault="00527DAD" w:rsidP="00C00EE5">
            <w:pPr>
              <w:snapToGrid w:val="0"/>
              <w:spacing w:before="120" w:after="120" w:line="288" w:lineRule="auto"/>
              <w:rPr>
                <w:rFonts w:ascii="Times New Roman" w:eastAsia="宋体" w:hAnsi="Times New Roman"/>
                <w:b/>
              </w:rPr>
            </w:pPr>
            <w:r w:rsidRPr="0010005D">
              <w:rPr>
                <w:rFonts w:ascii="Times New Roman" w:eastAsia="宋体" w:hAnsi="Times New Roman" w:cs="Arial" w:hint="eastAsia"/>
                <w:b/>
                <w:sz w:val="22"/>
              </w:rPr>
              <w:t>民航</w:t>
            </w:r>
          </w:p>
        </w:tc>
        <w:tc>
          <w:tcPr>
            <w:tcW w:w="1743" w:type="dxa"/>
            <w:tcMar>
              <w:top w:w="60" w:type="dxa"/>
              <w:left w:w="120" w:type="dxa"/>
              <w:bottom w:w="30" w:type="dxa"/>
              <w:right w:w="120" w:type="dxa"/>
            </w:tcMar>
          </w:tcPr>
          <w:p w14:paraId="76B647E5"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36.4</w:t>
            </w:r>
          </w:p>
        </w:tc>
        <w:tc>
          <w:tcPr>
            <w:tcW w:w="1385" w:type="dxa"/>
            <w:tcMar>
              <w:top w:w="60" w:type="dxa"/>
              <w:left w:w="120" w:type="dxa"/>
              <w:bottom w:w="30" w:type="dxa"/>
              <w:right w:w="120" w:type="dxa"/>
            </w:tcMar>
          </w:tcPr>
          <w:p w14:paraId="49F1181F"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27</w:t>
            </w:r>
          </w:p>
        </w:tc>
        <w:tc>
          <w:tcPr>
            <w:tcW w:w="1463" w:type="dxa"/>
            <w:tcMar>
              <w:top w:w="60" w:type="dxa"/>
              <w:left w:w="120" w:type="dxa"/>
              <w:bottom w:w="30" w:type="dxa"/>
              <w:right w:w="120" w:type="dxa"/>
            </w:tcMar>
          </w:tcPr>
          <w:p w14:paraId="413747E3"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112</w:t>
            </w:r>
          </w:p>
        </w:tc>
        <w:tc>
          <w:tcPr>
            <w:tcW w:w="1401" w:type="dxa"/>
            <w:tcMar>
              <w:top w:w="60" w:type="dxa"/>
              <w:left w:w="120" w:type="dxa"/>
              <w:bottom w:w="30" w:type="dxa"/>
              <w:right w:w="120" w:type="dxa"/>
            </w:tcMar>
          </w:tcPr>
          <w:p w14:paraId="00CD9527"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5</w:t>
            </w:r>
          </w:p>
        </w:tc>
        <w:tc>
          <w:tcPr>
            <w:tcW w:w="1318" w:type="dxa"/>
            <w:tcMar>
              <w:top w:w="60" w:type="dxa"/>
              <w:left w:w="120" w:type="dxa"/>
              <w:bottom w:w="30" w:type="dxa"/>
              <w:right w:w="120" w:type="dxa"/>
            </w:tcMar>
          </w:tcPr>
          <w:p w14:paraId="69DFA9CB"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517</w:t>
            </w:r>
          </w:p>
        </w:tc>
      </w:tr>
      <w:tr w:rsidR="00527DAD" w:rsidRPr="0010005D" w14:paraId="2F5B4B82" w14:textId="77777777" w:rsidTr="00C00EE5">
        <w:trPr>
          <w:jc w:val="center"/>
        </w:trPr>
        <w:tc>
          <w:tcPr>
            <w:tcW w:w="1211" w:type="dxa"/>
            <w:tcMar>
              <w:top w:w="60" w:type="dxa"/>
              <w:left w:w="120" w:type="dxa"/>
              <w:bottom w:w="30" w:type="dxa"/>
              <w:right w:w="120" w:type="dxa"/>
            </w:tcMar>
          </w:tcPr>
          <w:p w14:paraId="42903F0B" w14:textId="77777777" w:rsidR="00527DAD" w:rsidRPr="0010005D" w:rsidRDefault="00527DAD" w:rsidP="00C00EE5">
            <w:pPr>
              <w:snapToGrid w:val="0"/>
              <w:spacing w:before="120" w:after="120" w:line="288" w:lineRule="auto"/>
              <w:rPr>
                <w:rFonts w:ascii="Times New Roman" w:eastAsia="宋体" w:hAnsi="Times New Roman"/>
                <w:b/>
              </w:rPr>
            </w:pPr>
            <w:r w:rsidRPr="0010005D">
              <w:rPr>
                <w:rFonts w:ascii="Times New Roman" w:eastAsia="宋体" w:hAnsi="Times New Roman" w:cs="Arial" w:hint="eastAsia"/>
                <w:b/>
                <w:sz w:val="22"/>
              </w:rPr>
              <w:t>水运</w:t>
            </w:r>
          </w:p>
        </w:tc>
        <w:tc>
          <w:tcPr>
            <w:tcW w:w="1743" w:type="dxa"/>
            <w:tcMar>
              <w:top w:w="60" w:type="dxa"/>
              <w:left w:w="120" w:type="dxa"/>
              <w:bottom w:w="30" w:type="dxa"/>
              <w:right w:w="120" w:type="dxa"/>
            </w:tcMar>
          </w:tcPr>
          <w:p w14:paraId="32CF6755"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29.8</w:t>
            </w:r>
          </w:p>
        </w:tc>
        <w:tc>
          <w:tcPr>
            <w:tcW w:w="1385" w:type="dxa"/>
            <w:tcMar>
              <w:top w:w="60" w:type="dxa"/>
              <w:left w:w="120" w:type="dxa"/>
              <w:bottom w:w="30" w:type="dxa"/>
              <w:right w:w="120" w:type="dxa"/>
            </w:tcMar>
          </w:tcPr>
          <w:p w14:paraId="59BBF5A7"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21</w:t>
            </w:r>
          </w:p>
        </w:tc>
        <w:tc>
          <w:tcPr>
            <w:tcW w:w="1463" w:type="dxa"/>
            <w:tcMar>
              <w:top w:w="60" w:type="dxa"/>
              <w:left w:w="120" w:type="dxa"/>
              <w:bottom w:w="30" w:type="dxa"/>
              <w:right w:w="120" w:type="dxa"/>
            </w:tcMar>
          </w:tcPr>
          <w:p w14:paraId="1ACBF657"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92</w:t>
            </w:r>
          </w:p>
        </w:tc>
        <w:tc>
          <w:tcPr>
            <w:tcW w:w="1401" w:type="dxa"/>
            <w:tcMar>
              <w:top w:w="60" w:type="dxa"/>
              <w:left w:w="120" w:type="dxa"/>
              <w:bottom w:w="30" w:type="dxa"/>
              <w:right w:w="120" w:type="dxa"/>
            </w:tcMar>
          </w:tcPr>
          <w:p w14:paraId="1DB625F3"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4</w:t>
            </w:r>
          </w:p>
        </w:tc>
        <w:tc>
          <w:tcPr>
            <w:tcW w:w="1318" w:type="dxa"/>
            <w:tcMar>
              <w:top w:w="60" w:type="dxa"/>
              <w:left w:w="120" w:type="dxa"/>
              <w:bottom w:w="30" w:type="dxa"/>
              <w:right w:w="120" w:type="dxa"/>
            </w:tcMar>
          </w:tcPr>
          <w:p w14:paraId="6FDA938C"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361</w:t>
            </w:r>
          </w:p>
        </w:tc>
      </w:tr>
      <w:tr w:rsidR="00527DAD" w:rsidRPr="0010005D" w14:paraId="3C6D5753" w14:textId="77777777" w:rsidTr="00C00EE5">
        <w:trPr>
          <w:jc w:val="center"/>
        </w:trPr>
        <w:tc>
          <w:tcPr>
            <w:tcW w:w="1211" w:type="dxa"/>
            <w:tcMar>
              <w:top w:w="60" w:type="dxa"/>
              <w:left w:w="120" w:type="dxa"/>
              <w:bottom w:w="30" w:type="dxa"/>
              <w:right w:w="120" w:type="dxa"/>
            </w:tcMar>
          </w:tcPr>
          <w:p w14:paraId="5C6C988F" w14:textId="77777777" w:rsidR="00527DAD" w:rsidRPr="0010005D" w:rsidRDefault="00527DAD" w:rsidP="00C00EE5">
            <w:pPr>
              <w:snapToGrid w:val="0"/>
              <w:spacing w:before="120" w:after="120" w:line="288" w:lineRule="auto"/>
              <w:rPr>
                <w:rFonts w:ascii="Times New Roman" w:eastAsia="宋体" w:hAnsi="Times New Roman"/>
                <w:b/>
              </w:rPr>
            </w:pPr>
            <w:r w:rsidRPr="0010005D">
              <w:rPr>
                <w:rFonts w:ascii="Times New Roman" w:eastAsia="宋体" w:hAnsi="Times New Roman" w:cs="Arial" w:hint="eastAsia"/>
                <w:b/>
                <w:sz w:val="22"/>
              </w:rPr>
              <w:t>物流</w:t>
            </w:r>
          </w:p>
        </w:tc>
        <w:tc>
          <w:tcPr>
            <w:tcW w:w="1743" w:type="dxa"/>
            <w:tcMar>
              <w:top w:w="60" w:type="dxa"/>
              <w:left w:w="120" w:type="dxa"/>
              <w:bottom w:w="30" w:type="dxa"/>
              <w:right w:w="120" w:type="dxa"/>
            </w:tcMar>
          </w:tcPr>
          <w:p w14:paraId="4D259A16"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22.5</w:t>
            </w:r>
          </w:p>
        </w:tc>
        <w:tc>
          <w:tcPr>
            <w:tcW w:w="1385" w:type="dxa"/>
            <w:tcMar>
              <w:top w:w="60" w:type="dxa"/>
              <w:left w:w="120" w:type="dxa"/>
              <w:bottom w:w="30" w:type="dxa"/>
              <w:right w:w="120" w:type="dxa"/>
            </w:tcMar>
          </w:tcPr>
          <w:p w14:paraId="36952CAA"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17</w:t>
            </w:r>
          </w:p>
        </w:tc>
        <w:tc>
          <w:tcPr>
            <w:tcW w:w="1463" w:type="dxa"/>
            <w:tcMar>
              <w:top w:w="60" w:type="dxa"/>
              <w:left w:w="120" w:type="dxa"/>
              <w:bottom w:w="30" w:type="dxa"/>
              <w:right w:w="120" w:type="dxa"/>
            </w:tcMar>
          </w:tcPr>
          <w:p w14:paraId="13DF341A"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56</w:t>
            </w:r>
          </w:p>
        </w:tc>
        <w:tc>
          <w:tcPr>
            <w:tcW w:w="1401" w:type="dxa"/>
            <w:tcMar>
              <w:top w:w="60" w:type="dxa"/>
              <w:left w:w="120" w:type="dxa"/>
              <w:bottom w:w="30" w:type="dxa"/>
              <w:right w:w="120" w:type="dxa"/>
            </w:tcMar>
          </w:tcPr>
          <w:p w14:paraId="74DE81B7"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3</w:t>
            </w:r>
          </w:p>
        </w:tc>
        <w:tc>
          <w:tcPr>
            <w:tcW w:w="1318" w:type="dxa"/>
            <w:tcMar>
              <w:top w:w="60" w:type="dxa"/>
              <w:left w:w="120" w:type="dxa"/>
              <w:bottom w:w="30" w:type="dxa"/>
              <w:right w:w="120" w:type="dxa"/>
            </w:tcMar>
          </w:tcPr>
          <w:p w14:paraId="17233322" w14:textId="77777777" w:rsidR="00527DAD" w:rsidRPr="0010005D" w:rsidRDefault="00527DAD" w:rsidP="00C00EE5">
            <w:pPr>
              <w:snapToGrid w:val="0"/>
              <w:spacing w:before="120" w:after="120" w:line="288" w:lineRule="auto"/>
              <w:jc w:val="center"/>
              <w:rPr>
                <w:rFonts w:ascii="Times New Roman" w:eastAsia="宋体" w:hAnsi="Times New Roman" w:cs="仿宋"/>
              </w:rPr>
            </w:pPr>
            <w:r w:rsidRPr="0010005D">
              <w:rPr>
                <w:rFonts w:ascii="Times New Roman" w:eastAsia="宋体" w:hAnsi="Times New Roman" w:cs="仿宋" w:hint="eastAsia"/>
              </w:rPr>
              <w:t>208</w:t>
            </w:r>
          </w:p>
        </w:tc>
      </w:tr>
    </w:tbl>
    <w:p w14:paraId="49BBD8ED" w14:textId="77777777" w:rsidR="00527DAD" w:rsidRPr="0010005D" w:rsidRDefault="00527DAD" w:rsidP="00527DAD">
      <w:pPr>
        <w:rPr>
          <w:rFonts w:ascii="Times New Roman" w:eastAsia="宋体" w:hAnsi="Times New Roman"/>
        </w:rPr>
      </w:pPr>
    </w:p>
    <w:p w14:paraId="467DEAC4"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为了进一步探讨不同行业舆情生存时长规律，本报告对长时段生存的舆情发生时机进行分析发现，公路舆情与节假日事故密切相关；水运和物流行业在</w:t>
      </w:r>
      <w:r w:rsidRPr="0010005D">
        <w:rPr>
          <w:rFonts w:ascii="Times New Roman" w:eastAsia="宋体" w:hAnsi="Times New Roman" w:cs="仿宋_GB2312" w:hint="eastAsia"/>
          <w:bCs/>
        </w:rPr>
        <w:lastRenderedPageBreak/>
        <w:t>节假日期间服务管理类舆情生存周期最长；民航领域长时段生存舆情则多在学生暑期高峰时段出现，舆情内容多叠加技术故障及航班取消两类情况；而轨道交通方面绝大部分舆情消散速度快，与</w:t>
      </w:r>
      <w:r w:rsidRPr="0010005D">
        <w:rPr>
          <w:rFonts w:ascii="Times New Roman" w:eastAsia="宋体" w:hAnsi="Times New Roman" w:cs="仿宋_GB2312" w:hint="eastAsia"/>
          <w:bCs/>
        </w:rPr>
        <w:t>12306</w:t>
      </w:r>
      <w:r w:rsidRPr="0010005D">
        <w:rPr>
          <w:rFonts w:ascii="Times New Roman" w:eastAsia="宋体" w:hAnsi="Times New Roman" w:cs="仿宋_GB2312" w:hint="eastAsia"/>
          <w:bCs/>
        </w:rPr>
        <w:t>快速回复密切相关。只有涉及价值观、公共规范、性别话题中，会导致多轮次发酵，持续时间较长。</w:t>
      </w:r>
    </w:p>
    <w:p w14:paraId="67A445E8" w14:textId="77777777" w:rsidR="00527DAD" w:rsidRPr="0010005D" w:rsidRDefault="00527DAD" w:rsidP="00527DAD">
      <w:pPr>
        <w:rPr>
          <w:rFonts w:ascii="Times New Roman" w:eastAsia="宋体" w:hAnsi="Times New Roman"/>
        </w:rPr>
      </w:pPr>
    </w:p>
    <w:p w14:paraId="241AB3EB" w14:textId="77777777" w:rsidR="00527DAD" w:rsidRPr="0010005D" w:rsidRDefault="00527DAD" w:rsidP="00527DAD">
      <w:pPr>
        <w:numPr>
          <w:ilvl w:val="0"/>
          <w:numId w:val="5"/>
        </w:num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分平台舆情生存时长分布</w:t>
      </w:r>
    </w:p>
    <w:p w14:paraId="2F7501A8"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本报告对舆情诱因和四类主要平台分布差异进行了交叉分析发现，在</w:t>
      </w:r>
      <w:proofErr w:type="gramStart"/>
      <w:r w:rsidRPr="0010005D">
        <w:rPr>
          <w:rFonts w:ascii="Times New Roman" w:eastAsia="宋体" w:hAnsi="Times New Roman" w:cs="仿宋_GB2312" w:hint="eastAsia"/>
          <w:bCs/>
        </w:rPr>
        <w:t>微博上</w:t>
      </w:r>
      <w:proofErr w:type="gramEnd"/>
      <w:r w:rsidRPr="0010005D">
        <w:rPr>
          <w:rFonts w:ascii="Times New Roman" w:eastAsia="宋体" w:hAnsi="Times New Roman" w:cs="仿宋_GB2312" w:hint="eastAsia"/>
          <w:bCs/>
        </w:rPr>
        <w:t>，交通事故类、政策制度类和公共安全类舆情生存时长最高，这与</w:t>
      </w:r>
      <w:proofErr w:type="gramStart"/>
      <w:r w:rsidRPr="0010005D">
        <w:rPr>
          <w:rFonts w:ascii="Times New Roman" w:eastAsia="宋体" w:hAnsi="Times New Roman" w:cs="仿宋_GB2312" w:hint="eastAsia"/>
          <w:bCs/>
        </w:rPr>
        <w:t>微博热搜机制</w:t>
      </w:r>
      <w:proofErr w:type="gramEnd"/>
      <w:r w:rsidRPr="0010005D">
        <w:rPr>
          <w:rFonts w:ascii="Times New Roman" w:eastAsia="宋体" w:hAnsi="Times New Roman" w:cs="仿宋_GB2312" w:hint="eastAsia"/>
          <w:bCs/>
        </w:rPr>
        <w:t>和标签持续设置话题密切相关，形成持续裂变话题，从而延长了舆情生存时长；同时也发现服务管理类舆情在</w:t>
      </w:r>
      <w:proofErr w:type="gramStart"/>
      <w:r w:rsidRPr="0010005D">
        <w:rPr>
          <w:rFonts w:ascii="Times New Roman" w:eastAsia="宋体" w:hAnsi="Times New Roman" w:cs="仿宋_GB2312" w:hint="eastAsia"/>
          <w:bCs/>
        </w:rPr>
        <w:t>微博和抖音</w:t>
      </w:r>
      <w:proofErr w:type="gramEnd"/>
      <w:r w:rsidRPr="0010005D">
        <w:rPr>
          <w:rFonts w:ascii="Times New Roman" w:eastAsia="宋体" w:hAnsi="Times New Roman" w:cs="仿宋_GB2312" w:hint="eastAsia"/>
          <w:bCs/>
        </w:rPr>
        <w:t>平台生存时长均较高；而技术故障类舆情在各平台生存时长均较短。</w:t>
      </w:r>
    </w:p>
    <w:p w14:paraId="36CD6838" w14:textId="77777777" w:rsidR="00527DAD" w:rsidRPr="0010005D" w:rsidRDefault="00527DAD" w:rsidP="00527DAD">
      <w:pPr>
        <w:ind w:firstLineChars="200" w:firstLine="480"/>
        <w:rPr>
          <w:rFonts w:ascii="Times New Roman" w:eastAsia="宋体" w:hAnsi="Times New Roman"/>
        </w:rPr>
      </w:pPr>
      <w:r w:rsidRPr="0010005D">
        <w:rPr>
          <w:rFonts w:ascii="Times New Roman" w:eastAsia="宋体" w:hAnsi="Times New Roman" w:hint="eastAsia"/>
        </w:rPr>
        <w:t>表</w:t>
      </w:r>
      <w:r w:rsidRPr="0010005D">
        <w:rPr>
          <w:rFonts w:ascii="Times New Roman" w:eastAsia="宋体" w:hAnsi="Times New Roman" w:hint="eastAsia"/>
        </w:rPr>
        <w:t>16</w:t>
      </w:r>
      <w:r w:rsidRPr="0010005D">
        <w:rPr>
          <w:rFonts w:ascii="Times New Roman" w:eastAsia="宋体" w:hAnsi="Times New Roman" w:hint="eastAsia"/>
        </w:rPr>
        <w:t>：事件类型×平台舆情生存时长交叉分析（单位：小时）</w:t>
      </w:r>
    </w:p>
    <w:tbl>
      <w:tblPr>
        <w:tblStyle w:val="ab"/>
        <w:tblW w:w="8521"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9"/>
        <w:gridCol w:w="1332"/>
        <w:gridCol w:w="1332"/>
        <w:gridCol w:w="1332"/>
        <w:gridCol w:w="1553"/>
        <w:gridCol w:w="1703"/>
      </w:tblGrid>
      <w:tr w:rsidR="00527DAD" w:rsidRPr="0010005D" w14:paraId="5B444C43" w14:textId="77777777" w:rsidTr="00C00EE5">
        <w:trPr>
          <w:trHeight w:val="805"/>
          <w:jc w:val="center"/>
        </w:trPr>
        <w:tc>
          <w:tcPr>
            <w:tcW w:w="1269" w:type="dxa"/>
            <w:tcBorders>
              <w:top w:val="single" w:sz="4" w:space="0" w:color="auto"/>
              <w:bottom w:val="single" w:sz="4" w:space="0" w:color="auto"/>
            </w:tcBorders>
          </w:tcPr>
          <w:p w14:paraId="0123EC30" w14:textId="3EC659BD" w:rsidR="00527DAD" w:rsidRPr="0010005D" w:rsidRDefault="00527DAD" w:rsidP="00C00EE5">
            <w:pPr>
              <w:snapToGrid w:val="0"/>
              <w:ind w:firstLine="0"/>
              <w:rPr>
                <w:rFonts w:ascii="Times New Roman" w:eastAsia="宋体" w:hAnsi="Times New Roman"/>
                <w:b/>
              </w:rPr>
            </w:pPr>
            <w:del w:id="6" w:author="Su, Linsen" w:date="2025-11-18T14:05:00Z">
              <w:r w:rsidRPr="0010005D" w:rsidDel="00247186">
                <w:rPr>
                  <w:rFonts w:ascii="Times New Roman" w:eastAsia="宋体" w:hAnsi="Times New Roman" w:hint="eastAsia"/>
                  <w:b/>
                </w:rPr>
                <w:delText>舆情诱因</w:delText>
              </w:r>
            </w:del>
            <w:ins w:id="7" w:author="Su, Linsen" w:date="2025-11-18T14:05:00Z">
              <w:r w:rsidR="00247186" w:rsidRPr="0010005D">
                <w:rPr>
                  <w:rFonts w:ascii="Times New Roman" w:eastAsia="宋体" w:hAnsi="Times New Roman" w:hint="eastAsia"/>
                  <w:b/>
                </w:rPr>
                <w:t>事件类型</w:t>
              </w:r>
            </w:ins>
          </w:p>
        </w:tc>
        <w:tc>
          <w:tcPr>
            <w:tcW w:w="1332" w:type="dxa"/>
            <w:tcBorders>
              <w:top w:val="single" w:sz="4" w:space="0" w:color="auto"/>
              <w:bottom w:val="single" w:sz="4" w:space="0" w:color="auto"/>
            </w:tcBorders>
          </w:tcPr>
          <w:p w14:paraId="5A28979F" w14:textId="77777777" w:rsidR="00527DAD" w:rsidRPr="0010005D" w:rsidRDefault="00527DAD" w:rsidP="00C00EE5">
            <w:pPr>
              <w:snapToGrid w:val="0"/>
              <w:ind w:firstLine="0"/>
              <w:rPr>
                <w:rFonts w:ascii="Times New Roman" w:eastAsia="宋体" w:hAnsi="Times New Roman"/>
              </w:rPr>
            </w:pPr>
            <w:r w:rsidRPr="0010005D">
              <w:rPr>
                <w:rFonts w:ascii="Times New Roman" w:eastAsia="宋体" w:hAnsi="Times New Roman" w:hint="eastAsia"/>
              </w:rPr>
              <w:t>微博（</w:t>
            </w:r>
            <w:r w:rsidRPr="0010005D">
              <w:rPr>
                <w:rFonts w:ascii="Times New Roman" w:eastAsia="宋体" w:hAnsi="Times New Roman" w:hint="eastAsia"/>
              </w:rPr>
              <w:t>h)</w:t>
            </w:r>
          </w:p>
        </w:tc>
        <w:tc>
          <w:tcPr>
            <w:tcW w:w="1332" w:type="dxa"/>
            <w:tcBorders>
              <w:top w:val="single" w:sz="4" w:space="0" w:color="auto"/>
              <w:bottom w:val="single" w:sz="4" w:space="0" w:color="auto"/>
            </w:tcBorders>
          </w:tcPr>
          <w:p w14:paraId="624D92B7" w14:textId="77777777" w:rsidR="00527DAD" w:rsidRPr="0010005D" w:rsidRDefault="00527DAD" w:rsidP="00C00EE5">
            <w:pPr>
              <w:snapToGrid w:val="0"/>
              <w:ind w:firstLine="0"/>
              <w:rPr>
                <w:rFonts w:ascii="Times New Roman" w:eastAsia="宋体" w:hAnsi="Times New Roman"/>
              </w:rPr>
            </w:pPr>
            <w:r w:rsidRPr="0010005D">
              <w:rPr>
                <w:rFonts w:ascii="Times New Roman" w:eastAsia="宋体" w:hAnsi="Times New Roman" w:hint="eastAsia"/>
              </w:rPr>
              <w:t>抖音（</w:t>
            </w:r>
            <w:r w:rsidRPr="0010005D">
              <w:rPr>
                <w:rFonts w:ascii="Times New Roman" w:eastAsia="宋体" w:hAnsi="Times New Roman" w:hint="eastAsia"/>
              </w:rPr>
              <w:t>h)</w:t>
            </w:r>
          </w:p>
        </w:tc>
        <w:tc>
          <w:tcPr>
            <w:tcW w:w="1332" w:type="dxa"/>
            <w:tcBorders>
              <w:top w:val="single" w:sz="4" w:space="0" w:color="auto"/>
              <w:bottom w:val="single" w:sz="4" w:space="0" w:color="auto"/>
            </w:tcBorders>
          </w:tcPr>
          <w:p w14:paraId="5502679F" w14:textId="77777777" w:rsidR="00527DAD" w:rsidRPr="0010005D" w:rsidRDefault="00527DAD" w:rsidP="00C00EE5">
            <w:pPr>
              <w:snapToGrid w:val="0"/>
              <w:ind w:firstLine="0"/>
              <w:rPr>
                <w:rFonts w:ascii="Times New Roman" w:eastAsia="宋体" w:hAnsi="Times New Roman"/>
              </w:rPr>
            </w:pPr>
            <w:r w:rsidRPr="0010005D">
              <w:rPr>
                <w:rFonts w:ascii="Times New Roman" w:eastAsia="宋体" w:hAnsi="Times New Roman" w:hint="eastAsia"/>
              </w:rPr>
              <w:t>头条（</w:t>
            </w:r>
            <w:r w:rsidRPr="0010005D">
              <w:rPr>
                <w:rFonts w:ascii="Times New Roman" w:eastAsia="宋体" w:hAnsi="Times New Roman" w:hint="eastAsia"/>
              </w:rPr>
              <w:t>h)</w:t>
            </w:r>
          </w:p>
        </w:tc>
        <w:tc>
          <w:tcPr>
            <w:tcW w:w="1553" w:type="dxa"/>
            <w:tcBorders>
              <w:top w:val="single" w:sz="4" w:space="0" w:color="auto"/>
              <w:bottom w:val="single" w:sz="4" w:space="0" w:color="auto"/>
            </w:tcBorders>
          </w:tcPr>
          <w:p w14:paraId="584E233D" w14:textId="77777777" w:rsidR="00527DAD" w:rsidRPr="0010005D" w:rsidRDefault="00527DAD" w:rsidP="00C00EE5">
            <w:pPr>
              <w:snapToGrid w:val="0"/>
              <w:ind w:firstLine="0"/>
              <w:rPr>
                <w:rFonts w:ascii="Times New Roman" w:eastAsia="宋体" w:hAnsi="Times New Roman"/>
              </w:rPr>
            </w:pPr>
            <w:r w:rsidRPr="0010005D">
              <w:rPr>
                <w:rFonts w:ascii="Times New Roman" w:eastAsia="宋体" w:hAnsi="Times New Roman" w:hint="eastAsia"/>
              </w:rPr>
              <w:t>小红书（</w:t>
            </w:r>
            <w:r w:rsidRPr="0010005D">
              <w:rPr>
                <w:rFonts w:ascii="Times New Roman" w:eastAsia="宋体" w:hAnsi="Times New Roman" w:hint="eastAsia"/>
              </w:rPr>
              <w:t>h)</w:t>
            </w:r>
          </w:p>
        </w:tc>
        <w:tc>
          <w:tcPr>
            <w:tcW w:w="1703" w:type="dxa"/>
            <w:tcBorders>
              <w:top w:val="single" w:sz="4" w:space="0" w:color="auto"/>
              <w:bottom w:val="single" w:sz="4" w:space="0" w:color="auto"/>
            </w:tcBorders>
          </w:tcPr>
          <w:p w14:paraId="48AACB41" w14:textId="77777777" w:rsidR="00527DAD" w:rsidRPr="0010005D" w:rsidRDefault="00527DAD" w:rsidP="00C00EE5">
            <w:pPr>
              <w:snapToGrid w:val="0"/>
              <w:ind w:firstLine="0"/>
              <w:rPr>
                <w:rFonts w:ascii="Times New Roman" w:eastAsia="宋体" w:hAnsi="Times New Roman"/>
              </w:rPr>
            </w:pPr>
            <w:r w:rsidRPr="0010005D">
              <w:rPr>
                <w:rFonts w:ascii="Times New Roman" w:eastAsia="宋体" w:hAnsi="Times New Roman" w:hint="eastAsia"/>
              </w:rPr>
              <w:t>跨平台均值（</w:t>
            </w:r>
            <w:r w:rsidRPr="0010005D">
              <w:rPr>
                <w:rFonts w:ascii="Times New Roman" w:eastAsia="宋体" w:hAnsi="Times New Roman" w:hint="eastAsia"/>
              </w:rPr>
              <w:t>h)</w:t>
            </w:r>
          </w:p>
        </w:tc>
      </w:tr>
      <w:tr w:rsidR="00527DAD" w:rsidRPr="0010005D" w14:paraId="492B9D45" w14:textId="77777777" w:rsidTr="00C00EE5">
        <w:trPr>
          <w:jc w:val="center"/>
        </w:trPr>
        <w:tc>
          <w:tcPr>
            <w:tcW w:w="1269" w:type="dxa"/>
            <w:tcBorders>
              <w:top w:val="single" w:sz="4" w:space="0" w:color="auto"/>
            </w:tcBorders>
          </w:tcPr>
          <w:p w14:paraId="662E8366"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交通事故</w:t>
            </w:r>
          </w:p>
        </w:tc>
        <w:tc>
          <w:tcPr>
            <w:tcW w:w="1332" w:type="dxa"/>
            <w:tcBorders>
              <w:top w:val="single" w:sz="4" w:space="0" w:color="auto"/>
            </w:tcBorders>
          </w:tcPr>
          <w:p w14:paraId="2173D0D3"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68.4</w:t>
            </w:r>
          </w:p>
        </w:tc>
        <w:tc>
          <w:tcPr>
            <w:tcW w:w="1332" w:type="dxa"/>
            <w:tcBorders>
              <w:top w:val="single" w:sz="4" w:space="0" w:color="auto"/>
            </w:tcBorders>
          </w:tcPr>
          <w:p w14:paraId="731EF049"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52.1</w:t>
            </w:r>
          </w:p>
        </w:tc>
        <w:tc>
          <w:tcPr>
            <w:tcW w:w="1332" w:type="dxa"/>
            <w:tcBorders>
              <w:top w:val="single" w:sz="4" w:space="0" w:color="auto"/>
            </w:tcBorders>
          </w:tcPr>
          <w:p w14:paraId="04F52539"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41.3</w:t>
            </w:r>
          </w:p>
        </w:tc>
        <w:tc>
          <w:tcPr>
            <w:tcW w:w="1553" w:type="dxa"/>
            <w:tcBorders>
              <w:top w:val="single" w:sz="4" w:space="0" w:color="auto"/>
            </w:tcBorders>
          </w:tcPr>
          <w:p w14:paraId="4BA1A332"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33.6</w:t>
            </w:r>
          </w:p>
        </w:tc>
        <w:tc>
          <w:tcPr>
            <w:tcW w:w="1703" w:type="dxa"/>
            <w:tcBorders>
              <w:top w:val="single" w:sz="4" w:space="0" w:color="auto"/>
            </w:tcBorders>
          </w:tcPr>
          <w:p w14:paraId="12FE8471"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58.3</w:t>
            </w:r>
          </w:p>
        </w:tc>
      </w:tr>
      <w:tr w:rsidR="00527DAD" w:rsidRPr="0010005D" w14:paraId="13F9FA90" w14:textId="77777777" w:rsidTr="00C00EE5">
        <w:trPr>
          <w:jc w:val="center"/>
        </w:trPr>
        <w:tc>
          <w:tcPr>
            <w:tcW w:w="1269" w:type="dxa"/>
          </w:tcPr>
          <w:p w14:paraId="293D3F14"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制度政策</w:t>
            </w:r>
          </w:p>
        </w:tc>
        <w:tc>
          <w:tcPr>
            <w:tcW w:w="1332" w:type="dxa"/>
          </w:tcPr>
          <w:p w14:paraId="2DA9A208"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58.7</w:t>
            </w:r>
          </w:p>
        </w:tc>
        <w:tc>
          <w:tcPr>
            <w:tcW w:w="1332" w:type="dxa"/>
          </w:tcPr>
          <w:p w14:paraId="5FB9D67C"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44.5</w:t>
            </w:r>
          </w:p>
        </w:tc>
        <w:tc>
          <w:tcPr>
            <w:tcW w:w="1332" w:type="dxa"/>
          </w:tcPr>
          <w:p w14:paraId="77663B1F"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48.9</w:t>
            </w:r>
          </w:p>
        </w:tc>
        <w:tc>
          <w:tcPr>
            <w:tcW w:w="1553" w:type="dxa"/>
          </w:tcPr>
          <w:p w14:paraId="27F6F991"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29.2</w:t>
            </w:r>
          </w:p>
        </w:tc>
        <w:tc>
          <w:tcPr>
            <w:tcW w:w="1703" w:type="dxa"/>
          </w:tcPr>
          <w:p w14:paraId="48D0F955"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51.4</w:t>
            </w:r>
          </w:p>
        </w:tc>
      </w:tr>
      <w:tr w:rsidR="00527DAD" w:rsidRPr="0010005D" w14:paraId="560B3C1C" w14:textId="77777777" w:rsidTr="00C00EE5">
        <w:trPr>
          <w:jc w:val="center"/>
        </w:trPr>
        <w:tc>
          <w:tcPr>
            <w:tcW w:w="1269" w:type="dxa"/>
          </w:tcPr>
          <w:p w14:paraId="780E2121"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服务管理</w:t>
            </w:r>
          </w:p>
        </w:tc>
        <w:tc>
          <w:tcPr>
            <w:tcW w:w="1332" w:type="dxa"/>
          </w:tcPr>
          <w:p w14:paraId="5119DF61"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49.8</w:t>
            </w:r>
          </w:p>
        </w:tc>
        <w:tc>
          <w:tcPr>
            <w:tcW w:w="1332" w:type="dxa"/>
          </w:tcPr>
          <w:p w14:paraId="689B77C2"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41.2</w:t>
            </w:r>
          </w:p>
        </w:tc>
        <w:tc>
          <w:tcPr>
            <w:tcW w:w="1332" w:type="dxa"/>
          </w:tcPr>
          <w:p w14:paraId="2F4E406B"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32.7</w:t>
            </w:r>
          </w:p>
        </w:tc>
        <w:tc>
          <w:tcPr>
            <w:tcW w:w="1553" w:type="dxa"/>
          </w:tcPr>
          <w:p w14:paraId="680A14C5"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27.5</w:t>
            </w:r>
          </w:p>
        </w:tc>
        <w:tc>
          <w:tcPr>
            <w:tcW w:w="1703" w:type="dxa"/>
          </w:tcPr>
          <w:p w14:paraId="65CBC9D7"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39.6</w:t>
            </w:r>
          </w:p>
        </w:tc>
      </w:tr>
      <w:tr w:rsidR="00527DAD" w:rsidRPr="0010005D" w14:paraId="7E4CC730" w14:textId="77777777" w:rsidTr="00C00EE5">
        <w:trPr>
          <w:jc w:val="center"/>
        </w:trPr>
        <w:tc>
          <w:tcPr>
            <w:tcW w:w="1269" w:type="dxa"/>
          </w:tcPr>
          <w:p w14:paraId="080DD372"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公共安全</w:t>
            </w:r>
          </w:p>
        </w:tc>
        <w:tc>
          <w:tcPr>
            <w:tcW w:w="1332" w:type="dxa"/>
          </w:tcPr>
          <w:p w14:paraId="157564A7"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51.6</w:t>
            </w:r>
          </w:p>
        </w:tc>
        <w:tc>
          <w:tcPr>
            <w:tcW w:w="1332" w:type="dxa"/>
          </w:tcPr>
          <w:p w14:paraId="53A322E6"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38.9</w:t>
            </w:r>
          </w:p>
        </w:tc>
        <w:tc>
          <w:tcPr>
            <w:tcW w:w="1332" w:type="dxa"/>
          </w:tcPr>
          <w:p w14:paraId="347EAF4A"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35.4</w:t>
            </w:r>
          </w:p>
        </w:tc>
        <w:tc>
          <w:tcPr>
            <w:tcW w:w="1553" w:type="dxa"/>
          </w:tcPr>
          <w:p w14:paraId="7B178CA3"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30.1</w:t>
            </w:r>
          </w:p>
        </w:tc>
        <w:tc>
          <w:tcPr>
            <w:tcW w:w="1703" w:type="dxa"/>
          </w:tcPr>
          <w:p w14:paraId="517B327D"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44.2</w:t>
            </w:r>
          </w:p>
        </w:tc>
      </w:tr>
      <w:tr w:rsidR="00527DAD" w:rsidRPr="0010005D" w14:paraId="59BE3781" w14:textId="77777777" w:rsidTr="00C00EE5">
        <w:trPr>
          <w:jc w:val="center"/>
        </w:trPr>
        <w:tc>
          <w:tcPr>
            <w:tcW w:w="1269" w:type="dxa"/>
          </w:tcPr>
          <w:p w14:paraId="62827E36"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技术故障</w:t>
            </w:r>
          </w:p>
        </w:tc>
        <w:tc>
          <w:tcPr>
            <w:tcW w:w="1332" w:type="dxa"/>
          </w:tcPr>
          <w:p w14:paraId="4330CE89"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32.5</w:t>
            </w:r>
          </w:p>
        </w:tc>
        <w:tc>
          <w:tcPr>
            <w:tcW w:w="1332" w:type="dxa"/>
          </w:tcPr>
          <w:p w14:paraId="42702D58"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28.3</w:t>
            </w:r>
          </w:p>
        </w:tc>
        <w:tc>
          <w:tcPr>
            <w:tcW w:w="1332" w:type="dxa"/>
          </w:tcPr>
          <w:p w14:paraId="64885F0F"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25.1</w:t>
            </w:r>
          </w:p>
        </w:tc>
        <w:tc>
          <w:tcPr>
            <w:tcW w:w="1553" w:type="dxa"/>
          </w:tcPr>
          <w:p w14:paraId="5EB3B756"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20.4</w:t>
            </w:r>
          </w:p>
        </w:tc>
        <w:tc>
          <w:tcPr>
            <w:tcW w:w="1703" w:type="dxa"/>
          </w:tcPr>
          <w:p w14:paraId="2F8D45DF"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25.7</w:t>
            </w:r>
          </w:p>
        </w:tc>
      </w:tr>
      <w:tr w:rsidR="00527DAD" w:rsidRPr="0010005D" w14:paraId="0A3EEC6F" w14:textId="77777777" w:rsidTr="00C00EE5">
        <w:trPr>
          <w:jc w:val="center"/>
        </w:trPr>
        <w:tc>
          <w:tcPr>
            <w:tcW w:w="1269" w:type="dxa"/>
          </w:tcPr>
          <w:p w14:paraId="7164323E" w14:textId="77777777" w:rsidR="00527DAD" w:rsidRPr="0010005D" w:rsidRDefault="00527DAD" w:rsidP="00C00EE5">
            <w:pPr>
              <w:snapToGrid w:val="0"/>
              <w:ind w:firstLine="0"/>
              <w:rPr>
                <w:rFonts w:ascii="Times New Roman" w:eastAsia="宋体" w:hAnsi="Times New Roman"/>
                <w:b/>
              </w:rPr>
            </w:pPr>
            <w:r w:rsidRPr="0010005D">
              <w:rPr>
                <w:rFonts w:ascii="Times New Roman" w:eastAsia="宋体" w:hAnsi="Times New Roman" w:hint="eastAsia"/>
                <w:b/>
              </w:rPr>
              <w:t>网络话题</w:t>
            </w:r>
          </w:p>
        </w:tc>
        <w:tc>
          <w:tcPr>
            <w:tcW w:w="1332" w:type="dxa"/>
          </w:tcPr>
          <w:p w14:paraId="2BE86152"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36.3</w:t>
            </w:r>
          </w:p>
        </w:tc>
        <w:tc>
          <w:tcPr>
            <w:tcW w:w="1332" w:type="dxa"/>
          </w:tcPr>
          <w:p w14:paraId="0CEA56BE"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31.8</w:t>
            </w:r>
          </w:p>
        </w:tc>
        <w:tc>
          <w:tcPr>
            <w:tcW w:w="1332" w:type="dxa"/>
          </w:tcPr>
          <w:p w14:paraId="150E633C"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24.6</w:t>
            </w:r>
          </w:p>
        </w:tc>
        <w:tc>
          <w:tcPr>
            <w:tcW w:w="1553" w:type="dxa"/>
          </w:tcPr>
          <w:p w14:paraId="6401AEB7"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22.4</w:t>
            </w:r>
          </w:p>
        </w:tc>
        <w:tc>
          <w:tcPr>
            <w:tcW w:w="1703" w:type="dxa"/>
          </w:tcPr>
          <w:p w14:paraId="2F988BFB" w14:textId="77777777" w:rsidR="00527DAD" w:rsidRPr="0010005D" w:rsidRDefault="00527DAD" w:rsidP="00C00EE5">
            <w:pPr>
              <w:snapToGrid w:val="0"/>
              <w:jc w:val="center"/>
              <w:rPr>
                <w:rFonts w:ascii="Times New Roman" w:eastAsia="宋体" w:hAnsi="Times New Roman"/>
              </w:rPr>
            </w:pPr>
            <w:r w:rsidRPr="0010005D">
              <w:rPr>
                <w:rFonts w:ascii="Times New Roman" w:eastAsia="宋体" w:hAnsi="Times New Roman" w:hint="eastAsia"/>
              </w:rPr>
              <w:t>29.8</w:t>
            </w:r>
          </w:p>
        </w:tc>
      </w:tr>
    </w:tbl>
    <w:p w14:paraId="2B012668" w14:textId="77777777" w:rsidR="00527DAD" w:rsidRPr="0010005D" w:rsidRDefault="00527DAD" w:rsidP="00527DAD">
      <w:pPr>
        <w:spacing w:line="360" w:lineRule="auto"/>
        <w:rPr>
          <w:rFonts w:ascii="Times New Roman" w:eastAsia="宋体" w:hAnsi="Times New Roman" w:cs="仿宋_GB2312"/>
          <w:bCs/>
        </w:rPr>
      </w:pPr>
    </w:p>
    <w:p w14:paraId="662B3394"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本报告对各平台高热度和长时段生存舆情进一步分析发现，</w:t>
      </w:r>
      <w:proofErr w:type="gramStart"/>
      <w:r w:rsidRPr="0010005D">
        <w:rPr>
          <w:rFonts w:ascii="Times New Roman" w:eastAsia="宋体" w:hAnsi="Times New Roman" w:cs="仿宋_GB2312" w:hint="eastAsia"/>
          <w:bCs/>
        </w:rPr>
        <w:t>微博热搜机制</w:t>
      </w:r>
      <w:proofErr w:type="gramEnd"/>
      <w:r w:rsidRPr="0010005D">
        <w:rPr>
          <w:rFonts w:ascii="Times New Roman" w:eastAsia="宋体" w:hAnsi="Times New Roman" w:cs="仿宋_GB2312" w:hint="eastAsia"/>
          <w:bCs/>
        </w:rPr>
        <w:t>和网络大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介入，使得事故和政策类舆情时长超过</w:t>
      </w:r>
      <w:r w:rsidRPr="0010005D">
        <w:rPr>
          <w:rFonts w:ascii="Times New Roman" w:eastAsia="宋体" w:hAnsi="Times New Roman" w:cs="仿宋_GB2312" w:hint="eastAsia"/>
          <w:bCs/>
        </w:rPr>
        <w:t>60</w:t>
      </w:r>
      <w:r w:rsidRPr="0010005D">
        <w:rPr>
          <w:rFonts w:ascii="Times New Roman" w:eastAsia="宋体" w:hAnsi="Times New Roman" w:cs="仿宋_GB2312" w:hint="eastAsia"/>
          <w:bCs/>
        </w:rPr>
        <w:t>小时成为常态；</w:t>
      </w:r>
      <w:proofErr w:type="gramStart"/>
      <w:r w:rsidRPr="0010005D">
        <w:rPr>
          <w:rFonts w:ascii="Times New Roman" w:eastAsia="宋体" w:hAnsi="Times New Roman" w:cs="仿宋_GB2312" w:hint="eastAsia"/>
          <w:bCs/>
        </w:rPr>
        <w:t>而抖音平台</w:t>
      </w:r>
      <w:proofErr w:type="gramEnd"/>
      <w:r w:rsidRPr="0010005D">
        <w:rPr>
          <w:rFonts w:ascii="Times New Roman" w:eastAsia="宋体" w:hAnsi="Times New Roman" w:cs="仿宋_GB2312" w:hint="eastAsia"/>
          <w:bCs/>
        </w:rPr>
        <w:t>上，在成为热点推送之后，其生存周期往往仅剩余</w:t>
      </w:r>
      <w:r w:rsidRPr="0010005D">
        <w:rPr>
          <w:rFonts w:ascii="Times New Roman" w:eastAsia="宋体" w:hAnsi="Times New Roman" w:cs="仿宋_GB2312" w:hint="eastAsia"/>
          <w:bCs/>
        </w:rPr>
        <w:t>10%</w:t>
      </w:r>
      <w:r w:rsidRPr="0010005D">
        <w:rPr>
          <w:rFonts w:ascii="Times New Roman" w:eastAsia="宋体" w:hAnsi="Times New Roman" w:cs="仿宋_GB2312" w:hint="eastAsia"/>
          <w:bCs/>
        </w:rPr>
        <w:t>，即“热搜后即结束”，但在冲突性强的管理服务舆情中，极易形成长时段的生存。头条平台各类型舆情生存周期均</w:t>
      </w:r>
      <w:proofErr w:type="gramStart"/>
      <w:r w:rsidRPr="0010005D">
        <w:rPr>
          <w:rFonts w:ascii="Times New Roman" w:eastAsia="宋体" w:hAnsi="Times New Roman" w:cs="仿宋_GB2312" w:hint="eastAsia"/>
          <w:bCs/>
        </w:rPr>
        <w:t>比微博</w:t>
      </w:r>
      <w:proofErr w:type="gramEnd"/>
      <w:r w:rsidRPr="0010005D">
        <w:rPr>
          <w:rFonts w:ascii="Times New Roman" w:eastAsia="宋体" w:hAnsi="Times New Roman" w:cs="仿宋_GB2312" w:hint="eastAsia"/>
          <w:bCs/>
        </w:rPr>
        <w:t>短约</w:t>
      </w:r>
      <w:r w:rsidRPr="0010005D">
        <w:rPr>
          <w:rFonts w:ascii="Times New Roman" w:eastAsia="宋体" w:hAnsi="Times New Roman" w:cs="仿宋_GB2312" w:hint="eastAsia"/>
          <w:bCs/>
        </w:rPr>
        <w:t>20%</w:t>
      </w:r>
      <w:r w:rsidRPr="0010005D">
        <w:rPr>
          <w:rFonts w:ascii="Times New Roman" w:eastAsia="宋体" w:hAnsi="Times New Roman" w:cs="仿宋_GB2312" w:hint="eastAsia"/>
          <w:bCs/>
        </w:rPr>
        <w:t>至</w:t>
      </w:r>
      <w:r w:rsidRPr="0010005D">
        <w:rPr>
          <w:rFonts w:ascii="Times New Roman" w:eastAsia="宋体" w:hAnsi="Times New Roman" w:cs="仿宋_GB2312" w:hint="eastAsia"/>
          <w:bCs/>
        </w:rPr>
        <w:t>30%</w:t>
      </w:r>
      <w:r w:rsidRPr="0010005D">
        <w:rPr>
          <w:rFonts w:ascii="Times New Roman" w:eastAsia="宋体" w:hAnsi="Times New Roman" w:cs="仿宋_GB2312" w:hint="eastAsia"/>
          <w:bCs/>
        </w:rPr>
        <w:t>；而在小红书社群圈层传播模式下，平均衰减最快，唯一例外是“女性议题</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服务冲突”类舆情，生存时长均超过</w:t>
      </w:r>
      <w:r w:rsidRPr="0010005D">
        <w:rPr>
          <w:rFonts w:ascii="Times New Roman" w:eastAsia="宋体" w:hAnsi="Times New Roman" w:cs="仿宋_GB2312" w:hint="eastAsia"/>
          <w:bCs/>
        </w:rPr>
        <w:lastRenderedPageBreak/>
        <w:t>50</w:t>
      </w:r>
      <w:r w:rsidRPr="0010005D">
        <w:rPr>
          <w:rFonts w:ascii="Times New Roman" w:eastAsia="宋体" w:hAnsi="Times New Roman" w:cs="仿宋_GB2312" w:hint="eastAsia"/>
          <w:bCs/>
        </w:rPr>
        <w:t>小时。</w:t>
      </w:r>
    </w:p>
    <w:p w14:paraId="22669FC4"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 xml:space="preserve">3. </w:t>
      </w:r>
      <w:r w:rsidRPr="0010005D">
        <w:rPr>
          <w:rFonts w:ascii="Times New Roman" w:eastAsia="宋体" w:hAnsi="Times New Roman" w:cs="仿宋_GB2312" w:hint="eastAsia"/>
          <w:b/>
        </w:rPr>
        <w:t>舆情生命周期与“情绪强度”正相关</w:t>
      </w:r>
    </w:p>
    <w:p w14:paraId="560BE45D"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从舆情情绪类型来看，轨道交通和公路交通所涉及舆情事件易因规则冲突、性别议题、社会撕裂等，情绪极化严重，热度持续相对较高。水路舆情事件多为“事故</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救援”，情绪偏正向或悲情，争议点小，热度消散快。</w:t>
      </w:r>
    </w:p>
    <w:p w14:paraId="2144AC89"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综合来看，具有高度“情绪化”特质的舆情，其带动话题延展性、曝光范围、参与受众群体、跨平台传播的作用十分明显，具体可以总结为：舆情生存时长≈事件争议性×情绪极化程度×平台机制×官方回应质量，其中高争议、高情绪类舆情一般生存时长超过</w:t>
      </w:r>
      <w:r w:rsidRPr="0010005D">
        <w:rPr>
          <w:rFonts w:ascii="Times New Roman" w:eastAsia="宋体" w:hAnsi="Times New Roman" w:cs="仿宋_GB2312" w:hint="eastAsia"/>
          <w:bCs/>
        </w:rPr>
        <w:t>3</w:t>
      </w:r>
      <w:r w:rsidRPr="0010005D">
        <w:rPr>
          <w:rFonts w:ascii="Times New Roman" w:eastAsia="宋体" w:hAnsi="Times New Roman" w:cs="仿宋_GB2312" w:hint="eastAsia"/>
          <w:bCs/>
        </w:rPr>
        <w:t>天；而低争议、</w:t>
      </w:r>
      <w:proofErr w:type="gramStart"/>
      <w:r w:rsidRPr="0010005D">
        <w:rPr>
          <w:rFonts w:ascii="Times New Roman" w:eastAsia="宋体" w:hAnsi="Times New Roman" w:cs="仿宋_GB2312" w:hint="eastAsia"/>
          <w:bCs/>
        </w:rPr>
        <w:t>低情绪</w:t>
      </w:r>
      <w:proofErr w:type="gramEnd"/>
      <w:r w:rsidRPr="0010005D">
        <w:rPr>
          <w:rFonts w:ascii="Times New Roman" w:eastAsia="宋体" w:hAnsi="Times New Roman" w:cs="仿宋_GB2312" w:hint="eastAsia"/>
          <w:bCs/>
        </w:rPr>
        <w:t>舆情生存时间一般在</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日内快速消散。本报告根据典型案例，构建了生存时长“情绪临界点”的特征。详情见表</w:t>
      </w:r>
      <w:r w:rsidRPr="0010005D">
        <w:rPr>
          <w:rFonts w:ascii="Times New Roman" w:eastAsia="宋体" w:hAnsi="Times New Roman" w:cs="仿宋_GB2312" w:hint="eastAsia"/>
          <w:bCs/>
        </w:rPr>
        <w:t>17</w:t>
      </w:r>
      <w:r w:rsidRPr="0010005D">
        <w:rPr>
          <w:rFonts w:ascii="Times New Roman" w:eastAsia="宋体" w:hAnsi="Times New Roman" w:cs="仿宋_GB2312" w:hint="eastAsia"/>
          <w:bCs/>
        </w:rPr>
        <w:t>。</w:t>
      </w:r>
    </w:p>
    <w:p w14:paraId="629BDB0F" w14:textId="77777777" w:rsidR="00527DAD" w:rsidRPr="0010005D" w:rsidRDefault="00527DAD" w:rsidP="00527DAD">
      <w:pPr>
        <w:spacing w:line="360" w:lineRule="auto"/>
        <w:ind w:firstLineChars="200" w:firstLine="480"/>
        <w:rPr>
          <w:rFonts w:ascii="Times New Roman" w:eastAsia="宋体" w:hAnsi="Times New Roman"/>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17</w:t>
      </w:r>
      <w:r w:rsidRPr="0010005D">
        <w:rPr>
          <w:rFonts w:ascii="Times New Roman" w:eastAsia="宋体" w:hAnsi="Times New Roman" w:cs="仿宋_GB2312" w:hint="eastAsia"/>
          <w:bCs/>
        </w:rPr>
        <w:t>：舆情生存时长的“临界点”特征</w:t>
      </w:r>
    </w:p>
    <w:tbl>
      <w:tblPr>
        <w:tblW w:w="8521" w:type="dxa"/>
        <w:jc w:val="center"/>
        <w:tblBorders>
          <w:top w:val="single" w:sz="2" w:space="0" w:color="auto"/>
          <w:left w:val="single" w:sz="2" w:space="0" w:color="DEE0E3"/>
          <w:bottom w:val="single" w:sz="2" w:space="0" w:color="auto"/>
          <w:right w:val="single" w:sz="2" w:space="0" w:color="DEE0E3"/>
          <w:insideH w:val="single" w:sz="2" w:space="0" w:color="DEE0E3"/>
          <w:insideV w:val="single" w:sz="2" w:space="0" w:color="DEE0E3"/>
        </w:tblBorders>
        <w:tblCellMar>
          <w:left w:w="10" w:type="dxa"/>
          <w:right w:w="10" w:type="dxa"/>
        </w:tblCellMar>
        <w:tblLook w:val="04A0" w:firstRow="1" w:lastRow="0" w:firstColumn="1" w:lastColumn="0" w:noHBand="0" w:noVBand="1"/>
      </w:tblPr>
      <w:tblGrid>
        <w:gridCol w:w="1115"/>
        <w:gridCol w:w="1213"/>
        <w:gridCol w:w="6193"/>
      </w:tblGrid>
      <w:tr w:rsidR="00527DAD" w:rsidRPr="0010005D" w14:paraId="17E16484" w14:textId="77777777" w:rsidTr="00C00EE5">
        <w:trPr>
          <w:tblHeader/>
          <w:jc w:val="center"/>
        </w:trPr>
        <w:tc>
          <w:tcPr>
            <w:tcW w:w="1115" w:type="dxa"/>
            <w:tcBorders>
              <w:top w:val="single" w:sz="2" w:space="0" w:color="auto"/>
              <w:bottom w:val="single" w:sz="2" w:space="0" w:color="auto"/>
            </w:tcBorders>
            <w:tcMar>
              <w:top w:w="60" w:type="dxa"/>
              <w:left w:w="120" w:type="dxa"/>
              <w:bottom w:w="30" w:type="dxa"/>
              <w:right w:w="120" w:type="dxa"/>
            </w:tcMar>
            <w:vAlign w:val="center"/>
          </w:tcPr>
          <w:p w14:paraId="102FBFBE"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bCs/>
              </w:rPr>
            </w:pPr>
            <w:r w:rsidRPr="0010005D">
              <w:rPr>
                <w:rFonts w:ascii="Times New Roman" w:eastAsia="宋体" w:hAnsi="Times New Roman" w:cs="Arial" w:hint="eastAsia"/>
                <w:b/>
                <w:bCs/>
              </w:rPr>
              <w:t>生存时段</w:t>
            </w:r>
          </w:p>
        </w:tc>
        <w:tc>
          <w:tcPr>
            <w:tcW w:w="1213" w:type="dxa"/>
            <w:tcBorders>
              <w:top w:val="single" w:sz="2" w:space="0" w:color="auto"/>
              <w:bottom w:val="single" w:sz="2" w:space="0" w:color="auto"/>
            </w:tcBorders>
            <w:tcMar>
              <w:top w:w="60" w:type="dxa"/>
              <w:left w:w="120" w:type="dxa"/>
              <w:bottom w:w="30" w:type="dxa"/>
              <w:right w:w="120" w:type="dxa"/>
            </w:tcMar>
            <w:vAlign w:val="center"/>
          </w:tcPr>
          <w:p w14:paraId="12DBA814" w14:textId="77777777" w:rsidR="00527DAD" w:rsidRPr="0010005D" w:rsidRDefault="00527DAD" w:rsidP="00C00EE5">
            <w:pPr>
              <w:snapToGrid w:val="0"/>
              <w:spacing w:before="120" w:after="120" w:line="240" w:lineRule="auto"/>
              <w:ind w:firstLine="0"/>
              <w:jc w:val="center"/>
              <w:rPr>
                <w:rFonts w:ascii="Times New Roman" w:eastAsia="宋体" w:hAnsi="Times New Roman"/>
                <w:b/>
                <w:bCs/>
              </w:rPr>
            </w:pPr>
            <w:r w:rsidRPr="0010005D">
              <w:rPr>
                <w:rFonts w:ascii="Times New Roman" w:eastAsia="宋体" w:hAnsi="Times New Roman" w:hint="eastAsia"/>
                <w:b/>
                <w:bCs/>
              </w:rPr>
              <w:t>生存时长</w:t>
            </w:r>
          </w:p>
        </w:tc>
        <w:tc>
          <w:tcPr>
            <w:tcW w:w="6193" w:type="dxa"/>
            <w:tcBorders>
              <w:top w:val="single" w:sz="2" w:space="0" w:color="auto"/>
              <w:bottom w:val="single" w:sz="2" w:space="0" w:color="auto"/>
            </w:tcBorders>
            <w:tcMar>
              <w:top w:w="60" w:type="dxa"/>
              <w:left w:w="120" w:type="dxa"/>
              <w:bottom w:w="30" w:type="dxa"/>
              <w:right w:w="120" w:type="dxa"/>
            </w:tcMar>
            <w:vAlign w:val="center"/>
          </w:tcPr>
          <w:p w14:paraId="0FCBC8C2" w14:textId="77777777" w:rsidR="00527DAD" w:rsidRPr="0010005D" w:rsidRDefault="00527DAD" w:rsidP="00C00EE5">
            <w:pPr>
              <w:snapToGrid w:val="0"/>
              <w:spacing w:before="120" w:after="120" w:line="240" w:lineRule="auto"/>
              <w:ind w:firstLine="0"/>
              <w:jc w:val="center"/>
              <w:rPr>
                <w:rFonts w:ascii="Times New Roman" w:eastAsia="宋体" w:hAnsi="Times New Roman"/>
                <w:b/>
                <w:bCs/>
              </w:rPr>
            </w:pPr>
            <w:r w:rsidRPr="0010005D">
              <w:rPr>
                <w:rFonts w:ascii="Times New Roman" w:eastAsia="宋体" w:hAnsi="Times New Roman" w:hint="eastAsia"/>
                <w:b/>
                <w:bCs/>
              </w:rPr>
              <w:t>情绪类型</w:t>
            </w:r>
          </w:p>
        </w:tc>
      </w:tr>
      <w:tr w:rsidR="00527DAD" w:rsidRPr="0010005D" w14:paraId="27F23E69" w14:textId="77777777" w:rsidTr="00C00EE5">
        <w:trPr>
          <w:jc w:val="center"/>
        </w:trPr>
        <w:tc>
          <w:tcPr>
            <w:tcW w:w="1115" w:type="dxa"/>
            <w:vMerge w:val="restart"/>
            <w:tcBorders>
              <w:top w:val="single" w:sz="2" w:space="0" w:color="auto"/>
            </w:tcBorders>
            <w:tcMar>
              <w:top w:w="60" w:type="dxa"/>
              <w:left w:w="120" w:type="dxa"/>
              <w:bottom w:w="30" w:type="dxa"/>
              <w:right w:w="120" w:type="dxa"/>
            </w:tcMar>
            <w:vAlign w:val="center"/>
          </w:tcPr>
          <w:p w14:paraId="3CD9CB9C"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Cs/>
                <w:sz w:val="22"/>
              </w:rPr>
            </w:pPr>
            <w:r w:rsidRPr="0010005D">
              <w:rPr>
                <w:rFonts w:ascii="Times New Roman" w:eastAsia="宋体" w:hAnsi="Times New Roman" w:cs="Arial" w:hint="eastAsia"/>
                <w:bCs/>
                <w:sz w:val="22"/>
              </w:rPr>
              <w:t>短时段</w:t>
            </w:r>
          </w:p>
        </w:tc>
        <w:tc>
          <w:tcPr>
            <w:tcW w:w="1213" w:type="dxa"/>
            <w:tcBorders>
              <w:top w:val="single" w:sz="2" w:space="0" w:color="auto"/>
            </w:tcBorders>
            <w:tcMar>
              <w:top w:w="60" w:type="dxa"/>
              <w:left w:w="120" w:type="dxa"/>
              <w:bottom w:w="30" w:type="dxa"/>
              <w:right w:w="120" w:type="dxa"/>
            </w:tcMar>
            <w:vAlign w:val="center"/>
          </w:tcPr>
          <w:p w14:paraId="0A64E73B" w14:textId="77777777" w:rsidR="00527DAD" w:rsidRPr="0010005D" w:rsidRDefault="00527DAD" w:rsidP="00C00EE5">
            <w:pPr>
              <w:snapToGrid w:val="0"/>
              <w:spacing w:before="120" w:after="120" w:line="240" w:lineRule="auto"/>
              <w:ind w:firstLine="0"/>
              <w:rPr>
                <w:rFonts w:ascii="Times New Roman" w:eastAsia="宋体" w:hAnsi="Times New Roman"/>
                <w:bCs/>
                <w:sz w:val="22"/>
              </w:rPr>
            </w:pPr>
            <w:r w:rsidRPr="0010005D">
              <w:rPr>
                <w:rFonts w:ascii="Times New Roman" w:eastAsia="宋体" w:hAnsi="Times New Roman" w:cs="Arial"/>
                <w:bCs/>
                <w:sz w:val="22"/>
              </w:rPr>
              <w:t>0.5</w:t>
            </w:r>
            <w:r w:rsidRPr="0010005D">
              <w:rPr>
                <w:rFonts w:ascii="Times New Roman" w:eastAsia="宋体" w:hAnsi="Times New Roman" w:cs="Arial"/>
                <w:bCs/>
                <w:sz w:val="22"/>
              </w:rPr>
              <w:t>天</w:t>
            </w:r>
          </w:p>
        </w:tc>
        <w:tc>
          <w:tcPr>
            <w:tcW w:w="6193" w:type="dxa"/>
            <w:tcBorders>
              <w:top w:val="single" w:sz="2" w:space="0" w:color="auto"/>
            </w:tcBorders>
            <w:tcMar>
              <w:top w:w="60" w:type="dxa"/>
              <w:left w:w="120" w:type="dxa"/>
              <w:bottom w:w="30" w:type="dxa"/>
              <w:right w:w="120" w:type="dxa"/>
            </w:tcMar>
            <w:vAlign w:val="center"/>
          </w:tcPr>
          <w:p w14:paraId="5C0787D1"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多为</w:t>
            </w:r>
            <w:r w:rsidRPr="0010005D">
              <w:rPr>
                <w:rFonts w:ascii="Times New Roman" w:eastAsia="宋体" w:hAnsi="Times New Roman" w:cs="Arial"/>
                <w:sz w:val="22"/>
              </w:rPr>
              <w:t>“</w:t>
            </w:r>
            <w:r w:rsidRPr="0010005D">
              <w:rPr>
                <w:rFonts w:ascii="Times New Roman" w:eastAsia="宋体" w:hAnsi="Times New Roman" w:cs="Arial"/>
                <w:sz w:val="22"/>
              </w:rPr>
              <w:t>事故</w:t>
            </w:r>
            <w:r w:rsidRPr="0010005D">
              <w:rPr>
                <w:rFonts w:ascii="Times New Roman" w:eastAsia="宋体" w:hAnsi="Times New Roman" w:cs="Arial"/>
                <w:sz w:val="22"/>
              </w:rPr>
              <w:t>+</w:t>
            </w:r>
            <w:r w:rsidRPr="0010005D">
              <w:rPr>
                <w:rFonts w:ascii="Times New Roman" w:eastAsia="宋体" w:hAnsi="Times New Roman" w:cs="Arial"/>
                <w:sz w:val="22"/>
              </w:rPr>
              <w:t>救援成功</w:t>
            </w:r>
            <w:r w:rsidRPr="0010005D">
              <w:rPr>
                <w:rFonts w:ascii="Times New Roman" w:eastAsia="宋体" w:hAnsi="Times New Roman" w:cs="Arial"/>
                <w:sz w:val="22"/>
              </w:rPr>
              <w:t>”</w:t>
            </w:r>
            <w:r w:rsidRPr="0010005D">
              <w:rPr>
                <w:rFonts w:ascii="Times New Roman" w:eastAsia="宋体" w:hAnsi="Times New Roman" w:cs="Arial"/>
                <w:sz w:val="22"/>
              </w:rPr>
              <w:t>类</w:t>
            </w:r>
            <w:r w:rsidRPr="0010005D">
              <w:rPr>
                <w:rFonts w:ascii="Times New Roman" w:eastAsia="宋体" w:hAnsi="Times New Roman" w:cs="Arial" w:hint="eastAsia"/>
                <w:sz w:val="22"/>
              </w:rPr>
              <w:t>舆情</w:t>
            </w:r>
            <w:r w:rsidRPr="0010005D">
              <w:rPr>
                <w:rFonts w:ascii="Times New Roman" w:eastAsia="宋体" w:hAnsi="Times New Roman" w:cs="Arial"/>
                <w:sz w:val="22"/>
              </w:rPr>
              <w:t>，情绪闭环</w:t>
            </w:r>
            <w:r w:rsidRPr="0010005D">
              <w:rPr>
                <w:rFonts w:ascii="Times New Roman" w:eastAsia="宋体" w:hAnsi="Times New Roman" w:cs="Arial" w:hint="eastAsia"/>
                <w:sz w:val="22"/>
              </w:rPr>
              <w:t>。</w:t>
            </w:r>
          </w:p>
        </w:tc>
      </w:tr>
      <w:tr w:rsidR="00527DAD" w:rsidRPr="0010005D" w14:paraId="6FB1B059" w14:textId="77777777" w:rsidTr="00C00EE5">
        <w:trPr>
          <w:jc w:val="center"/>
        </w:trPr>
        <w:tc>
          <w:tcPr>
            <w:tcW w:w="1115" w:type="dxa"/>
            <w:vMerge/>
            <w:tcMar>
              <w:top w:w="60" w:type="dxa"/>
              <w:left w:w="120" w:type="dxa"/>
              <w:bottom w:w="30" w:type="dxa"/>
              <w:right w:w="120" w:type="dxa"/>
            </w:tcMar>
            <w:vAlign w:val="center"/>
          </w:tcPr>
          <w:p w14:paraId="135101B0"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Cs/>
                <w:sz w:val="22"/>
              </w:rPr>
            </w:pPr>
          </w:p>
        </w:tc>
        <w:tc>
          <w:tcPr>
            <w:tcW w:w="1213" w:type="dxa"/>
            <w:tcMar>
              <w:top w:w="60" w:type="dxa"/>
              <w:left w:w="120" w:type="dxa"/>
              <w:bottom w:w="30" w:type="dxa"/>
              <w:right w:w="120" w:type="dxa"/>
            </w:tcMar>
            <w:vAlign w:val="center"/>
          </w:tcPr>
          <w:p w14:paraId="25BA719D" w14:textId="77777777" w:rsidR="00527DAD" w:rsidRPr="0010005D" w:rsidRDefault="00527DAD" w:rsidP="00C00EE5">
            <w:pPr>
              <w:snapToGrid w:val="0"/>
              <w:spacing w:before="120" w:after="120" w:line="240" w:lineRule="auto"/>
              <w:ind w:firstLine="0"/>
              <w:rPr>
                <w:rFonts w:ascii="Times New Roman" w:eastAsia="宋体" w:hAnsi="Times New Roman"/>
                <w:bCs/>
                <w:sz w:val="22"/>
              </w:rPr>
            </w:pPr>
            <w:r w:rsidRPr="0010005D">
              <w:rPr>
                <w:rFonts w:ascii="Times New Roman" w:eastAsia="宋体" w:hAnsi="Times New Roman" w:cs="Arial"/>
                <w:bCs/>
                <w:sz w:val="22"/>
              </w:rPr>
              <w:t>1</w:t>
            </w:r>
            <w:r w:rsidRPr="0010005D">
              <w:rPr>
                <w:rFonts w:ascii="Times New Roman" w:eastAsia="宋体" w:hAnsi="Times New Roman" w:cs="Arial"/>
                <w:bCs/>
                <w:sz w:val="22"/>
              </w:rPr>
              <w:t>天</w:t>
            </w:r>
          </w:p>
        </w:tc>
        <w:tc>
          <w:tcPr>
            <w:tcW w:w="6193" w:type="dxa"/>
            <w:tcMar>
              <w:top w:w="60" w:type="dxa"/>
              <w:left w:w="120" w:type="dxa"/>
              <w:bottom w:w="30" w:type="dxa"/>
              <w:right w:w="120" w:type="dxa"/>
            </w:tcMar>
            <w:vAlign w:val="center"/>
          </w:tcPr>
          <w:p w14:paraId="7CA5621B"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多为</w:t>
            </w:r>
            <w:r w:rsidRPr="0010005D">
              <w:rPr>
                <w:rFonts w:ascii="Times New Roman" w:eastAsia="宋体" w:hAnsi="Times New Roman" w:cs="Arial"/>
                <w:sz w:val="22"/>
              </w:rPr>
              <w:t>“</w:t>
            </w:r>
            <w:r w:rsidRPr="0010005D">
              <w:rPr>
                <w:rFonts w:ascii="Times New Roman" w:eastAsia="宋体" w:hAnsi="Times New Roman" w:cs="Arial"/>
                <w:sz w:val="22"/>
              </w:rPr>
              <w:t>天气</w:t>
            </w:r>
            <w:r w:rsidRPr="0010005D">
              <w:rPr>
                <w:rFonts w:ascii="Times New Roman" w:eastAsia="宋体" w:hAnsi="Times New Roman" w:cs="Arial"/>
                <w:sz w:val="22"/>
              </w:rPr>
              <w:t>/</w:t>
            </w:r>
            <w:r w:rsidRPr="0010005D">
              <w:rPr>
                <w:rFonts w:ascii="Times New Roman" w:eastAsia="宋体" w:hAnsi="Times New Roman" w:cs="Arial"/>
                <w:sz w:val="22"/>
              </w:rPr>
              <w:t>不可抗力</w:t>
            </w:r>
            <w:r w:rsidRPr="0010005D">
              <w:rPr>
                <w:rFonts w:ascii="Times New Roman" w:eastAsia="宋体" w:hAnsi="Times New Roman" w:cs="Arial"/>
                <w:sz w:val="22"/>
              </w:rPr>
              <w:t>”</w:t>
            </w:r>
            <w:r w:rsidRPr="0010005D">
              <w:rPr>
                <w:rFonts w:ascii="Times New Roman" w:eastAsia="宋体" w:hAnsi="Times New Roman" w:cs="Arial"/>
                <w:sz w:val="22"/>
              </w:rPr>
              <w:t>类，公众理解度高，情绪平稳</w:t>
            </w:r>
          </w:p>
        </w:tc>
      </w:tr>
      <w:tr w:rsidR="00527DAD" w:rsidRPr="0010005D" w14:paraId="584EDF29" w14:textId="77777777" w:rsidTr="00C00EE5">
        <w:trPr>
          <w:jc w:val="center"/>
        </w:trPr>
        <w:tc>
          <w:tcPr>
            <w:tcW w:w="1115" w:type="dxa"/>
            <w:tcMar>
              <w:top w:w="60" w:type="dxa"/>
              <w:left w:w="120" w:type="dxa"/>
              <w:bottom w:w="30" w:type="dxa"/>
              <w:right w:w="120" w:type="dxa"/>
            </w:tcMar>
            <w:vAlign w:val="center"/>
          </w:tcPr>
          <w:p w14:paraId="0EC740FE"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Cs/>
                <w:sz w:val="22"/>
              </w:rPr>
            </w:pPr>
            <w:r w:rsidRPr="0010005D">
              <w:rPr>
                <w:rFonts w:ascii="Times New Roman" w:eastAsia="宋体" w:hAnsi="Times New Roman" w:cs="Arial" w:hint="eastAsia"/>
                <w:bCs/>
                <w:sz w:val="22"/>
              </w:rPr>
              <w:t>中时段</w:t>
            </w:r>
          </w:p>
        </w:tc>
        <w:tc>
          <w:tcPr>
            <w:tcW w:w="1213" w:type="dxa"/>
            <w:tcMar>
              <w:top w:w="60" w:type="dxa"/>
              <w:left w:w="120" w:type="dxa"/>
              <w:bottom w:w="30" w:type="dxa"/>
              <w:right w:w="120" w:type="dxa"/>
            </w:tcMar>
            <w:vAlign w:val="center"/>
          </w:tcPr>
          <w:p w14:paraId="0D151117" w14:textId="77777777" w:rsidR="00527DAD" w:rsidRPr="0010005D" w:rsidRDefault="00527DAD" w:rsidP="00C00EE5">
            <w:pPr>
              <w:snapToGrid w:val="0"/>
              <w:spacing w:before="120" w:after="120" w:line="240" w:lineRule="auto"/>
              <w:ind w:firstLine="0"/>
              <w:rPr>
                <w:rFonts w:ascii="Times New Roman" w:eastAsia="宋体" w:hAnsi="Times New Roman"/>
                <w:bCs/>
                <w:sz w:val="22"/>
              </w:rPr>
            </w:pPr>
            <w:r w:rsidRPr="0010005D">
              <w:rPr>
                <w:rFonts w:ascii="Times New Roman" w:eastAsia="宋体" w:hAnsi="Times New Roman" w:cs="Arial"/>
                <w:bCs/>
                <w:sz w:val="22"/>
              </w:rPr>
              <w:t>2~3</w:t>
            </w:r>
            <w:r w:rsidRPr="0010005D">
              <w:rPr>
                <w:rFonts w:ascii="Times New Roman" w:eastAsia="宋体" w:hAnsi="Times New Roman" w:cs="Arial"/>
                <w:bCs/>
                <w:sz w:val="22"/>
              </w:rPr>
              <w:t>天</w:t>
            </w:r>
          </w:p>
        </w:tc>
        <w:tc>
          <w:tcPr>
            <w:tcW w:w="6193" w:type="dxa"/>
            <w:tcMar>
              <w:top w:w="60" w:type="dxa"/>
              <w:left w:w="120" w:type="dxa"/>
              <w:bottom w:w="30" w:type="dxa"/>
              <w:right w:w="120" w:type="dxa"/>
            </w:tcMar>
            <w:vAlign w:val="center"/>
          </w:tcPr>
          <w:p w14:paraId="7C3D5766"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多为</w:t>
            </w:r>
            <w:r w:rsidRPr="0010005D">
              <w:rPr>
                <w:rFonts w:ascii="Times New Roman" w:eastAsia="宋体" w:hAnsi="Times New Roman" w:cs="Arial"/>
                <w:sz w:val="22"/>
              </w:rPr>
              <w:t>“</w:t>
            </w:r>
            <w:r w:rsidRPr="0010005D">
              <w:rPr>
                <w:rFonts w:ascii="Times New Roman" w:eastAsia="宋体" w:hAnsi="Times New Roman" w:cs="Arial"/>
                <w:sz w:val="22"/>
              </w:rPr>
              <w:t>技术</w:t>
            </w:r>
            <w:r w:rsidRPr="0010005D">
              <w:rPr>
                <w:rFonts w:ascii="Times New Roman" w:eastAsia="宋体" w:hAnsi="Times New Roman" w:cs="Arial" w:hint="eastAsia"/>
                <w:sz w:val="22"/>
              </w:rPr>
              <w:t>故障</w:t>
            </w:r>
            <w:r w:rsidRPr="0010005D">
              <w:rPr>
                <w:rFonts w:ascii="Times New Roman" w:eastAsia="宋体" w:hAnsi="Times New Roman" w:cs="Arial"/>
                <w:sz w:val="22"/>
              </w:rPr>
              <w:t>/</w:t>
            </w:r>
            <w:r w:rsidRPr="0010005D">
              <w:rPr>
                <w:rFonts w:ascii="Times New Roman" w:eastAsia="宋体" w:hAnsi="Times New Roman" w:cs="Arial"/>
                <w:sz w:val="22"/>
              </w:rPr>
              <w:t>服务争议</w:t>
            </w:r>
            <w:r w:rsidRPr="0010005D">
              <w:rPr>
                <w:rFonts w:ascii="Times New Roman" w:eastAsia="宋体" w:hAnsi="Times New Roman" w:cs="Arial"/>
                <w:sz w:val="22"/>
              </w:rPr>
              <w:t>”</w:t>
            </w:r>
            <w:r w:rsidRPr="0010005D">
              <w:rPr>
                <w:rFonts w:ascii="Times New Roman" w:eastAsia="宋体" w:hAnsi="Times New Roman" w:cs="Arial"/>
                <w:sz w:val="22"/>
              </w:rPr>
              <w:t>类，</w:t>
            </w:r>
            <w:r w:rsidRPr="0010005D">
              <w:rPr>
                <w:rFonts w:ascii="Times New Roman" w:eastAsia="宋体" w:hAnsi="Times New Roman" w:cs="Arial" w:hint="eastAsia"/>
                <w:sz w:val="22"/>
              </w:rPr>
              <w:t>“怨气”情绪重。</w:t>
            </w:r>
          </w:p>
        </w:tc>
      </w:tr>
      <w:tr w:rsidR="00527DAD" w:rsidRPr="0010005D" w14:paraId="106651B2" w14:textId="77777777" w:rsidTr="00C00EE5">
        <w:trPr>
          <w:jc w:val="center"/>
        </w:trPr>
        <w:tc>
          <w:tcPr>
            <w:tcW w:w="1115" w:type="dxa"/>
            <w:tcMar>
              <w:top w:w="60" w:type="dxa"/>
              <w:left w:w="120" w:type="dxa"/>
              <w:bottom w:w="30" w:type="dxa"/>
              <w:right w:w="120" w:type="dxa"/>
            </w:tcMar>
            <w:vAlign w:val="center"/>
          </w:tcPr>
          <w:p w14:paraId="64D41284"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Cs/>
                <w:sz w:val="22"/>
              </w:rPr>
            </w:pPr>
            <w:r w:rsidRPr="0010005D">
              <w:rPr>
                <w:rFonts w:ascii="Times New Roman" w:eastAsia="宋体" w:hAnsi="Times New Roman" w:cs="Arial" w:hint="eastAsia"/>
                <w:bCs/>
                <w:sz w:val="22"/>
              </w:rPr>
              <w:t>长时段</w:t>
            </w:r>
          </w:p>
        </w:tc>
        <w:tc>
          <w:tcPr>
            <w:tcW w:w="1213" w:type="dxa"/>
            <w:tcMar>
              <w:top w:w="60" w:type="dxa"/>
              <w:left w:w="120" w:type="dxa"/>
              <w:bottom w:w="30" w:type="dxa"/>
              <w:right w:w="120" w:type="dxa"/>
            </w:tcMar>
            <w:vAlign w:val="center"/>
          </w:tcPr>
          <w:p w14:paraId="36D73E00" w14:textId="77777777" w:rsidR="00527DAD" w:rsidRPr="0010005D" w:rsidRDefault="00527DAD" w:rsidP="00C00EE5">
            <w:pPr>
              <w:snapToGrid w:val="0"/>
              <w:spacing w:before="120" w:after="120" w:line="240" w:lineRule="auto"/>
              <w:ind w:firstLine="0"/>
              <w:rPr>
                <w:rFonts w:ascii="Times New Roman" w:eastAsia="宋体" w:hAnsi="Times New Roman"/>
                <w:bCs/>
                <w:sz w:val="22"/>
              </w:rPr>
            </w:pPr>
            <w:r w:rsidRPr="0010005D">
              <w:rPr>
                <w:rFonts w:ascii="Times New Roman" w:eastAsia="宋体" w:hAnsi="Times New Roman" w:cs="Arial"/>
                <w:bCs/>
                <w:sz w:val="22"/>
              </w:rPr>
              <w:t>&gt;3</w:t>
            </w:r>
            <w:r w:rsidRPr="0010005D">
              <w:rPr>
                <w:rFonts w:ascii="Times New Roman" w:eastAsia="宋体" w:hAnsi="Times New Roman" w:cs="Arial"/>
                <w:bCs/>
                <w:sz w:val="22"/>
              </w:rPr>
              <w:t>天</w:t>
            </w:r>
          </w:p>
        </w:tc>
        <w:tc>
          <w:tcPr>
            <w:tcW w:w="6193" w:type="dxa"/>
            <w:tcMar>
              <w:top w:w="60" w:type="dxa"/>
              <w:left w:w="120" w:type="dxa"/>
              <w:bottom w:w="30" w:type="dxa"/>
              <w:right w:w="120" w:type="dxa"/>
            </w:tcMar>
            <w:vAlign w:val="center"/>
          </w:tcPr>
          <w:p w14:paraId="7A725CFD"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多为</w:t>
            </w:r>
            <w:r w:rsidRPr="0010005D">
              <w:rPr>
                <w:rFonts w:ascii="Times New Roman" w:eastAsia="宋体" w:hAnsi="Times New Roman" w:cs="Arial"/>
                <w:sz w:val="22"/>
              </w:rPr>
              <w:t>“</w:t>
            </w:r>
            <w:r w:rsidRPr="0010005D">
              <w:rPr>
                <w:rFonts w:ascii="Times New Roman" w:eastAsia="宋体" w:hAnsi="Times New Roman" w:cs="Arial"/>
                <w:sz w:val="22"/>
              </w:rPr>
              <w:t>规则冲突</w:t>
            </w:r>
            <w:r w:rsidRPr="0010005D">
              <w:rPr>
                <w:rFonts w:ascii="Times New Roman" w:eastAsia="宋体" w:hAnsi="Times New Roman" w:cs="Arial"/>
                <w:sz w:val="22"/>
              </w:rPr>
              <w:t>/</w:t>
            </w:r>
            <w:r w:rsidRPr="0010005D">
              <w:rPr>
                <w:rFonts w:ascii="Times New Roman" w:eastAsia="宋体" w:hAnsi="Times New Roman" w:cs="Arial"/>
                <w:sz w:val="22"/>
              </w:rPr>
              <w:t>社会议题</w:t>
            </w:r>
            <w:r w:rsidRPr="0010005D">
              <w:rPr>
                <w:rFonts w:ascii="Times New Roman" w:eastAsia="宋体" w:hAnsi="Times New Roman" w:cs="Arial"/>
                <w:sz w:val="22"/>
              </w:rPr>
              <w:t>”</w:t>
            </w:r>
            <w:r w:rsidRPr="0010005D">
              <w:rPr>
                <w:rFonts w:ascii="Times New Roman" w:eastAsia="宋体" w:hAnsi="Times New Roman" w:cs="Arial"/>
                <w:sz w:val="22"/>
              </w:rPr>
              <w:t>类，涉及性别、法律、制度，情绪极化，</w:t>
            </w:r>
            <w:r w:rsidRPr="0010005D">
              <w:rPr>
                <w:rFonts w:ascii="Times New Roman" w:eastAsia="宋体" w:hAnsi="Times New Roman" w:cs="Arial" w:hint="eastAsia"/>
                <w:sz w:val="22"/>
              </w:rPr>
              <w:t>态度复杂。</w:t>
            </w:r>
          </w:p>
        </w:tc>
      </w:tr>
    </w:tbl>
    <w:p w14:paraId="4058CFD6"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对于高情绪舆情事件，其发展阶段</w:t>
      </w:r>
      <w:proofErr w:type="gramStart"/>
      <w:r w:rsidRPr="0010005D">
        <w:rPr>
          <w:rFonts w:ascii="Times New Roman" w:eastAsia="宋体" w:hAnsi="Times New Roman" w:cs="仿宋_GB2312" w:hint="eastAsia"/>
          <w:bCs/>
        </w:rPr>
        <w:t>总共会</w:t>
      </w:r>
      <w:proofErr w:type="gramEnd"/>
      <w:r w:rsidRPr="0010005D">
        <w:rPr>
          <w:rFonts w:ascii="Times New Roman" w:eastAsia="宋体" w:hAnsi="Times New Roman" w:cs="仿宋_GB2312" w:hint="eastAsia"/>
          <w:bCs/>
        </w:rPr>
        <w:t>经历</w:t>
      </w:r>
      <w:r w:rsidRPr="0010005D">
        <w:rPr>
          <w:rFonts w:ascii="Times New Roman" w:eastAsia="宋体" w:hAnsi="Times New Roman" w:cs="仿宋_GB2312" w:hint="eastAsia"/>
          <w:bCs/>
        </w:rPr>
        <w:t>4</w:t>
      </w:r>
      <w:r w:rsidRPr="0010005D">
        <w:rPr>
          <w:rFonts w:ascii="Times New Roman" w:eastAsia="宋体" w:hAnsi="Times New Roman" w:cs="仿宋_GB2312" w:hint="eastAsia"/>
          <w:bCs/>
        </w:rPr>
        <w:t>个阶段。在四个阶段中，其衰减周期差别明显，且随着情绪演化极易形成长尾效应。</w:t>
      </w:r>
    </w:p>
    <w:p w14:paraId="2A2A2B19" w14:textId="015C14DC" w:rsidR="00527DAD" w:rsidRPr="0010005D" w:rsidDel="00206380" w:rsidRDefault="00527DAD" w:rsidP="00527DAD">
      <w:pPr>
        <w:spacing w:line="360" w:lineRule="auto"/>
        <w:ind w:firstLineChars="200" w:firstLine="480"/>
        <w:rPr>
          <w:del w:id="8" w:author="Su, Linsen" w:date="2025-11-18T14:51:00Z"/>
          <w:rFonts w:ascii="Times New Roman" w:eastAsia="宋体" w:hAnsi="Times New Roman" w:cs="仿宋_GB2312"/>
          <w:bCs/>
        </w:rPr>
      </w:pPr>
    </w:p>
    <w:p w14:paraId="2EC41634" w14:textId="4498FBE9" w:rsidR="00527DAD" w:rsidRPr="0010005D" w:rsidDel="00206380" w:rsidRDefault="00527DAD" w:rsidP="00527DAD">
      <w:pPr>
        <w:spacing w:line="360" w:lineRule="auto"/>
        <w:ind w:firstLineChars="200" w:firstLine="480"/>
        <w:rPr>
          <w:del w:id="9" w:author="Su, Linsen" w:date="2025-11-18T14:51:00Z"/>
          <w:rFonts w:ascii="Times New Roman" w:eastAsia="宋体" w:hAnsi="Times New Roman" w:cs="仿宋_GB2312"/>
          <w:bCs/>
        </w:rPr>
      </w:pPr>
    </w:p>
    <w:p w14:paraId="3394A49B" w14:textId="3C04F821" w:rsidR="00527DAD" w:rsidRPr="0010005D" w:rsidDel="00206380" w:rsidRDefault="00527DAD" w:rsidP="00527DAD">
      <w:pPr>
        <w:spacing w:line="360" w:lineRule="auto"/>
        <w:ind w:firstLineChars="200" w:firstLine="480"/>
        <w:rPr>
          <w:del w:id="10" w:author="Su, Linsen" w:date="2025-11-18T14:51:00Z"/>
          <w:rFonts w:ascii="Times New Roman" w:eastAsia="宋体" w:hAnsi="Times New Roman" w:cs="仿宋_GB2312"/>
          <w:bCs/>
        </w:rPr>
      </w:pPr>
    </w:p>
    <w:p w14:paraId="687B8E5F" w14:textId="25AFF12B"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18</w:t>
      </w:r>
      <w:r w:rsidRPr="0010005D">
        <w:rPr>
          <w:rFonts w:ascii="Times New Roman" w:eastAsia="宋体" w:hAnsi="Times New Roman" w:cs="仿宋_GB2312" w:hint="eastAsia"/>
          <w:bCs/>
        </w:rPr>
        <w:t>：</w:t>
      </w:r>
      <w:ins w:id="11" w:author="Su, Linsen" w:date="2025-11-18T14:51:00Z">
        <w:r w:rsidR="00206380">
          <w:rPr>
            <w:rFonts w:ascii="Times New Roman" w:eastAsia="宋体" w:hAnsi="Times New Roman" w:cs="仿宋_GB2312" w:hint="eastAsia"/>
            <w:bCs/>
          </w:rPr>
          <w:t>高情绪</w:t>
        </w:r>
      </w:ins>
      <w:r w:rsidRPr="0010005D">
        <w:rPr>
          <w:rFonts w:ascii="Times New Roman" w:eastAsia="宋体" w:hAnsi="Times New Roman" w:cs="仿宋_GB2312" w:hint="eastAsia"/>
          <w:bCs/>
        </w:rPr>
        <w:t>舆情演化时段传播特征</w:t>
      </w:r>
    </w:p>
    <w:tbl>
      <w:tblPr>
        <w:tblW w:w="8521"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014"/>
        <w:gridCol w:w="1514"/>
        <w:gridCol w:w="5993"/>
      </w:tblGrid>
      <w:tr w:rsidR="00527DAD" w:rsidRPr="0010005D" w14:paraId="6D8E78C9" w14:textId="77777777" w:rsidTr="00C00EE5">
        <w:trPr>
          <w:tblHeader/>
          <w:jc w:val="center"/>
        </w:trPr>
        <w:tc>
          <w:tcPr>
            <w:tcW w:w="1014" w:type="dxa"/>
            <w:tcBorders>
              <w:top w:val="single" w:sz="2" w:space="0" w:color="auto"/>
              <w:bottom w:val="single" w:sz="2" w:space="0" w:color="auto"/>
            </w:tcBorders>
            <w:tcMar>
              <w:top w:w="60" w:type="dxa"/>
              <w:left w:w="120" w:type="dxa"/>
              <w:bottom w:w="30" w:type="dxa"/>
              <w:right w:w="120" w:type="dxa"/>
            </w:tcMar>
            <w:vAlign w:val="center"/>
          </w:tcPr>
          <w:p w14:paraId="6711B7F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b/>
                <w:bCs/>
                <w:sz w:val="22"/>
              </w:rPr>
              <w:lastRenderedPageBreak/>
              <w:t>阶段</w:t>
            </w:r>
          </w:p>
        </w:tc>
        <w:tc>
          <w:tcPr>
            <w:tcW w:w="1514" w:type="dxa"/>
            <w:tcBorders>
              <w:top w:val="single" w:sz="2" w:space="0" w:color="auto"/>
              <w:bottom w:val="single" w:sz="2" w:space="0" w:color="auto"/>
            </w:tcBorders>
            <w:tcMar>
              <w:top w:w="60" w:type="dxa"/>
              <w:left w:w="120" w:type="dxa"/>
              <w:bottom w:w="30" w:type="dxa"/>
              <w:right w:w="120" w:type="dxa"/>
            </w:tcMar>
            <w:vAlign w:val="center"/>
          </w:tcPr>
          <w:p w14:paraId="2DCB5653"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b/>
                <w:bCs/>
                <w:sz w:val="22"/>
              </w:rPr>
              <w:t>时间范围</w:t>
            </w:r>
          </w:p>
        </w:tc>
        <w:tc>
          <w:tcPr>
            <w:tcW w:w="5993" w:type="dxa"/>
            <w:tcBorders>
              <w:top w:val="single" w:sz="2" w:space="0" w:color="auto"/>
              <w:bottom w:val="single" w:sz="2" w:space="0" w:color="auto"/>
            </w:tcBorders>
            <w:tcMar>
              <w:top w:w="60" w:type="dxa"/>
              <w:left w:w="120" w:type="dxa"/>
              <w:bottom w:w="30" w:type="dxa"/>
              <w:right w:w="120" w:type="dxa"/>
            </w:tcMar>
            <w:vAlign w:val="center"/>
          </w:tcPr>
          <w:p w14:paraId="6CBB6E97"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b/>
                <w:bCs/>
                <w:sz w:val="22"/>
              </w:rPr>
              <w:t>特征描述</w:t>
            </w:r>
          </w:p>
        </w:tc>
      </w:tr>
      <w:tr w:rsidR="00527DAD" w:rsidRPr="0010005D" w14:paraId="3DA383F7" w14:textId="77777777" w:rsidTr="00C00EE5">
        <w:trPr>
          <w:jc w:val="center"/>
        </w:trPr>
        <w:tc>
          <w:tcPr>
            <w:tcW w:w="1014" w:type="dxa"/>
            <w:tcBorders>
              <w:top w:val="single" w:sz="2" w:space="0" w:color="auto"/>
            </w:tcBorders>
            <w:tcMar>
              <w:top w:w="60" w:type="dxa"/>
              <w:left w:w="120" w:type="dxa"/>
              <w:bottom w:w="30" w:type="dxa"/>
              <w:right w:w="120" w:type="dxa"/>
            </w:tcMar>
            <w:vAlign w:val="center"/>
          </w:tcPr>
          <w:p w14:paraId="0DBCA072"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爆发期</w:t>
            </w:r>
          </w:p>
        </w:tc>
        <w:tc>
          <w:tcPr>
            <w:tcW w:w="1514" w:type="dxa"/>
            <w:tcBorders>
              <w:top w:val="single" w:sz="2" w:space="0" w:color="auto"/>
            </w:tcBorders>
            <w:tcMar>
              <w:top w:w="60" w:type="dxa"/>
              <w:left w:w="120" w:type="dxa"/>
              <w:bottom w:w="30" w:type="dxa"/>
              <w:right w:w="120" w:type="dxa"/>
            </w:tcMar>
            <w:vAlign w:val="center"/>
          </w:tcPr>
          <w:p w14:paraId="1863FEC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0~6</w:t>
            </w:r>
            <w:r w:rsidRPr="0010005D">
              <w:rPr>
                <w:rFonts w:ascii="Times New Roman" w:eastAsia="宋体" w:hAnsi="Times New Roman" w:cs="Arial"/>
                <w:bCs/>
                <w:sz w:val="20"/>
                <w:szCs w:val="20"/>
              </w:rPr>
              <w:t>小时</w:t>
            </w:r>
          </w:p>
        </w:tc>
        <w:tc>
          <w:tcPr>
            <w:tcW w:w="5993" w:type="dxa"/>
            <w:tcBorders>
              <w:top w:val="single" w:sz="2" w:space="0" w:color="auto"/>
            </w:tcBorders>
            <w:tcMar>
              <w:top w:w="60" w:type="dxa"/>
              <w:left w:w="120" w:type="dxa"/>
              <w:bottom w:w="30" w:type="dxa"/>
              <w:right w:w="120" w:type="dxa"/>
            </w:tcMar>
            <w:vAlign w:val="center"/>
          </w:tcPr>
          <w:p w14:paraId="4F319EBC" w14:textId="77777777" w:rsidR="00527DAD" w:rsidRPr="0010005D" w:rsidRDefault="00527DAD" w:rsidP="00C00EE5">
            <w:pPr>
              <w:keepNext/>
              <w:snapToGrid w:val="0"/>
              <w:spacing w:before="120" w:after="120" w:line="240" w:lineRule="auto"/>
              <w:ind w:firstLine="0"/>
              <w:rPr>
                <w:rFonts w:ascii="Times New Roman" w:eastAsia="宋体" w:hAnsi="Times New Roman"/>
                <w:bCs/>
                <w:sz w:val="20"/>
                <w:szCs w:val="20"/>
              </w:rPr>
            </w:pPr>
            <w:proofErr w:type="gramStart"/>
            <w:r w:rsidRPr="0010005D">
              <w:rPr>
                <w:rFonts w:ascii="Times New Roman" w:eastAsia="宋体" w:hAnsi="Times New Roman" w:cs="Arial"/>
                <w:bCs/>
                <w:sz w:val="20"/>
                <w:szCs w:val="20"/>
              </w:rPr>
              <w:t>热搜登顶</w:t>
            </w:r>
            <w:proofErr w:type="gramEnd"/>
            <w:r w:rsidRPr="0010005D">
              <w:rPr>
                <w:rFonts w:ascii="Times New Roman" w:eastAsia="宋体" w:hAnsi="Times New Roman" w:cs="Arial"/>
                <w:bCs/>
                <w:sz w:val="20"/>
                <w:szCs w:val="20"/>
              </w:rPr>
              <w:t>，情绪极化，转发量</w:t>
            </w:r>
            <w:r w:rsidRPr="0010005D">
              <w:rPr>
                <w:rFonts w:ascii="Times New Roman" w:eastAsia="宋体" w:hAnsi="Times New Roman" w:cs="Arial"/>
                <w:bCs/>
                <w:sz w:val="20"/>
                <w:szCs w:val="20"/>
              </w:rPr>
              <w:t>&gt;</w:t>
            </w:r>
            <w:r w:rsidRPr="0010005D">
              <w:rPr>
                <w:rFonts w:ascii="Times New Roman" w:eastAsia="宋体" w:hAnsi="Times New Roman" w:cs="Arial"/>
                <w:bCs/>
                <w:sz w:val="20"/>
                <w:szCs w:val="20"/>
              </w:rPr>
              <w:t>评论量，大</w:t>
            </w:r>
            <w:r w:rsidRPr="0010005D">
              <w:rPr>
                <w:rFonts w:ascii="Times New Roman" w:eastAsia="宋体" w:hAnsi="Times New Roman" w:cs="Arial"/>
                <w:bCs/>
                <w:sz w:val="20"/>
                <w:szCs w:val="20"/>
              </w:rPr>
              <w:t>V</w:t>
            </w:r>
            <w:r w:rsidRPr="0010005D">
              <w:rPr>
                <w:rFonts w:ascii="Times New Roman" w:eastAsia="宋体" w:hAnsi="Times New Roman" w:cs="Arial"/>
                <w:bCs/>
                <w:sz w:val="20"/>
                <w:szCs w:val="20"/>
              </w:rPr>
              <w:t>介入</w:t>
            </w:r>
          </w:p>
        </w:tc>
      </w:tr>
      <w:tr w:rsidR="00527DAD" w:rsidRPr="0010005D" w14:paraId="4CED339D" w14:textId="77777777" w:rsidTr="00C00EE5">
        <w:trPr>
          <w:jc w:val="center"/>
        </w:trPr>
        <w:tc>
          <w:tcPr>
            <w:tcW w:w="1014" w:type="dxa"/>
            <w:tcMar>
              <w:top w:w="60" w:type="dxa"/>
              <w:left w:w="120" w:type="dxa"/>
              <w:bottom w:w="30" w:type="dxa"/>
              <w:right w:w="120" w:type="dxa"/>
            </w:tcMar>
            <w:vAlign w:val="center"/>
          </w:tcPr>
          <w:p w14:paraId="450A6343"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平台期</w:t>
            </w:r>
          </w:p>
        </w:tc>
        <w:tc>
          <w:tcPr>
            <w:tcW w:w="1514" w:type="dxa"/>
            <w:tcMar>
              <w:top w:w="60" w:type="dxa"/>
              <w:left w:w="120" w:type="dxa"/>
              <w:bottom w:w="30" w:type="dxa"/>
              <w:right w:w="120" w:type="dxa"/>
            </w:tcMar>
            <w:vAlign w:val="center"/>
          </w:tcPr>
          <w:p w14:paraId="3A8ED49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6~24</w:t>
            </w:r>
            <w:r w:rsidRPr="0010005D">
              <w:rPr>
                <w:rFonts w:ascii="Times New Roman" w:eastAsia="宋体" w:hAnsi="Times New Roman" w:cs="Arial"/>
                <w:bCs/>
                <w:sz w:val="20"/>
                <w:szCs w:val="20"/>
              </w:rPr>
              <w:t>小时</w:t>
            </w:r>
          </w:p>
        </w:tc>
        <w:tc>
          <w:tcPr>
            <w:tcW w:w="5993" w:type="dxa"/>
            <w:tcMar>
              <w:top w:w="60" w:type="dxa"/>
              <w:left w:w="120" w:type="dxa"/>
              <w:bottom w:w="30" w:type="dxa"/>
              <w:right w:w="120" w:type="dxa"/>
            </w:tcMar>
            <w:vAlign w:val="center"/>
          </w:tcPr>
          <w:p w14:paraId="147E50C4" w14:textId="77777777" w:rsidR="00527DAD" w:rsidRPr="0010005D" w:rsidRDefault="00527DAD" w:rsidP="00C00EE5">
            <w:pPr>
              <w:keepNext/>
              <w:snapToGrid w:val="0"/>
              <w:spacing w:before="120" w:after="120" w:line="240" w:lineRule="auto"/>
              <w:ind w:firstLine="0"/>
              <w:rPr>
                <w:rFonts w:ascii="Times New Roman" w:eastAsia="宋体" w:hAnsi="Times New Roman"/>
                <w:bCs/>
                <w:sz w:val="20"/>
                <w:szCs w:val="20"/>
              </w:rPr>
            </w:pPr>
            <w:r w:rsidRPr="0010005D">
              <w:rPr>
                <w:rFonts w:ascii="Times New Roman" w:eastAsia="宋体" w:hAnsi="Times New Roman" w:cs="Arial"/>
                <w:bCs/>
                <w:sz w:val="20"/>
                <w:szCs w:val="20"/>
              </w:rPr>
              <w:t>评论</w:t>
            </w:r>
            <w:r w:rsidRPr="0010005D">
              <w:rPr>
                <w:rFonts w:ascii="Times New Roman" w:eastAsia="宋体" w:hAnsi="Times New Roman" w:cs="Arial"/>
                <w:bCs/>
                <w:sz w:val="20"/>
                <w:szCs w:val="20"/>
              </w:rPr>
              <w:t>&gt;</w:t>
            </w:r>
            <w:r w:rsidRPr="0010005D">
              <w:rPr>
                <w:rFonts w:ascii="Times New Roman" w:eastAsia="宋体" w:hAnsi="Times New Roman" w:cs="Arial"/>
                <w:bCs/>
                <w:sz w:val="20"/>
                <w:szCs w:val="20"/>
              </w:rPr>
              <w:t>转发，争议点被放大，</w:t>
            </w:r>
            <w:r w:rsidRPr="0010005D">
              <w:rPr>
                <w:rFonts w:ascii="Times New Roman" w:eastAsia="宋体" w:hAnsi="Times New Roman" w:cs="Arial" w:hint="eastAsia"/>
                <w:bCs/>
                <w:sz w:val="20"/>
                <w:szCs w:val="20"/>
              </w:rPr>
              <w:t>情绪从单一转向复杂状态</w:t>
            </w:r>
          </w:p>
        </w:tc>
      </w:tr>
      <w:tr w:rsidR="00527DAD" w:rsidRPr="0010005D" w14:paraId="2D9FC24C" w14:textId="77777777" w:rsidTr="00C00EE5">
        <w:trPr>
          <w:jc w:val="center"/>
        </w:trPr>
        <w:tc>
          <w:tcPr>
            <w:tcW w:w="1014" w:type="dxa"/>
            <w:tcMar>
              <w:top w:w="60" w:type="dxa"/>
              <w:left w:w="120" w:type="dxa"/>
              <w:bottom w:w="30" w:type="dxa"/>
              <w:right w:w="120" w:type="dxa"/>
            </w:tcMar>
            <w:vAlign w:val="center"/>
          </w:tcPr>
          <w:p w14:paraId="42E1E1A8"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衰减期</w:t>
            </w:r>
          </w:p>
        </w:tc>
        <w:tc>
          <w:tcPr>
            <w:tcW w:w="1514" w:type="dxa"/>
            <w:tcMar>
              <w:top w:w="60" w:type="dxa"/>
              <w:left w:w="120" w:type="dxa"/>
              <w:bottom w:w="30" w:type="dxa"/>
              <w:right w:w="120" w:type="dxa"/>
            </w:tcMar>
            <w:vAlign w:val="center"/>
          </w:tcPr>
          <w:p w14:paraId="6E9AB8C7"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24~48</w:t>
            </w:r>
            <w:r w:rsidRPr="0010005D">
              <w:rPr>
                <w:rFonts w:ascii="Times New Roman" w:eastAsia="宋体" w:hAnsi="Times New Roman" w:cs="Arial"/>
                <w:bCs/>
                <w:sz w:val="20"/>
                <w:szCs w:val="20"/>
              </w:rPr>
              <w:t>小时</w:t>
            </w:r>
          </w:p>
        </w:tc>
        <w:tc>
          <w:tcPr>
            <w:tcW w:w="5993" w:type="dxa"/>
            <w:tcMar>
              <w:top w:w="60" w:type="dxa"/>
              <w:left w:w="120" w:type="dxa"/>
              <w:bottom w:w="30" w:type="dxa"/>
              <w:right w:w="120" w:type="dxa"/>
            </w:tcMar>
            <w:vAlign w:val="center"/>
          </w:tcPr>
          <w:p w14:paraId="40AFA6D3" w14:textId="77777777" w:rsidR="00527DAD" w:rsidRPr="0010005D" w:rsidRDefault="00527DAD" w:rsidP="00C00EE5">
            <w:pPr>
              <w:keepNext/>
              <w:snapToGrid w:val="0"/>
              <w:spacing w:before="120" w:after="120" w:line="240" w:lineRule="auto"/>
              <w:ind w:firstLine="0"/>
              <w:rPr>
                <w:rFonts w:ascii="Times New Roman" w:eastAsia="宋体" w:hAnsi="Times New Roman"/>
                <w:bCs/>
                <w:sz w:val="20"/>
                <w:szCs w:val="20"/>
              </w:rPr>
            </w:pPr>
            <w:r w:rsidRPr="0010005D">
              <w:rPr>
                <w:rFonts w:ascii="Times New Roman" w:eastAsia="宋体" w:hAnsi="Times New Roman" w:cs="Arial"/>
                <w:bCs/>
                <w:sz w:val="20"/>
                <w:szCs w:val="20"/>
              </w:rPr>
              <w:t>若无新信息，热度下降</w:t>
            </w:r>
            <w:r w:rsidRPr="0010005D">
              <w:rPr>
                <w:rFonts w:ascii="Times New Roman" w:eastAsia="宋体" w:hAnsi="Times New Roman" w:cs="Arial"/>
                <w:bCs/>
                <w:sz w:val="20"/>
                <w:szCs w:val="20"/>
              </w:rPr>
              <w:t>50%</w:t>
            </w:r>
            <w:r w:rsidRPr="0010005D">
              <w:rPr>
                <w:rFonts w:ascii="Times New Roman" w:eastAsia="宋体" w:hAnsi="Times New Roman" w:cs="Arial"/>
                <w:bCs/>
                <w:sz w:val="20"/>
                <w:szCs w:val="20"/>
              </w:rPr>
              <w:t>以上；</w:t>
            </w:r>
            <w:r w:rsidRPr="0010005D">
              <w:rPr>
                <w:rFonts w:ascii="Times New Roman" w:eastAsia="宋体" w:hAnsi="Times New Roman" w:cs="Arial" w:hint="eastAsia"/>
                <w:bCs/>
                <w:sz w:val="20"/>
                <w:szCs w:val="20"/>
              </w:rPr>
              <w:t>大</w:t>
            </w:r>
            <w:r w:rsidRPr="0010005D">
              <w:rPr>
                <w:rFonts w:ascii="Times New Roman" w:eastAsia="宋体" w:hAnsi="Times New Roman" w:cs="Arial" w:hint="eastAsia"/>
                <w:bCs/>
                <w:sz w:val="20"/>
                <w:szCs w:val="20"/>
              </w:rPr>
              <w:t>V</w:t>
            </w:r>
            <w:r w:rsidRPr="0010005D">
              <w:rPr>
                <w:rFonts w:ascii="Times New Roman" w:eastAsia="宋体" w:hAnsi="Times New Roman" w:cs="Arial"/>
                <w:bCs/>
                <w:sz w:val="20"/>
                <w:szCs w:val="20"/>
              </w:rPr>
              <w:t>可能二次拉升</w:t>
            </w:r>
          </w:p>
        </w:tc>
      </w:tr>
      <w:tr w:rsidR="00527DAD" w:rsidRPr="0010005D" w14:paraId="1432F0E7" w14:textId="77777777" w:rsidTr="00C00EE5">
        <w:trPr>
          <w:jc w:val="center"/>
        </w:trPr>
        <w:tc>
          <w:tcPr>
            <w:tcW w:w="1014" w:type="dxa"/>
            <w:tcMar>
              <w:top w:w="60" w:type="dxa"/>
              <w:left w:w="120" w:type="dxa"/>
              <w:bottom w:w="30" w:type="dxa"/>
              <w:right w:w="120" w:type="dxa"/>
            </w:tcMar>
            <w:vAlign w:val="center"/>
          </w:tcPr>
          <w:p w14:paraId="64EDA8B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长尾期</w:t>
            </w:r>
          </w:p>
        </w:tc>
        <w:tc>
          <w:tcPr>
            <w:tcW w:w="1514" w:type="dxa"/>
            <w:tcMar>
              <w:top w:w="60" w:type="dxa"/>
              <w:left w:w="120" w:type="dxa"/>
              <w:bottom w:w="30" w:type="dxa"/>
              <w:right w:w="120" w:type="dxa"/>
            </w:tcMar>
            <w:vAlign w:val="center"/>
          </w:tcPr>
          <w:p w14:paraId="0C6D41EE"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0"/>
                <w:szCs w:val="20"/>
              </w:rPr>
            </w:pPr>
            <w:r w:rsidRPr="0010005D">
              <w:rPr>
                <w:rFonts w:ascii="Times New Roman" w:eastAsia="宋体" w:hAnsi="Times New Roman" w:cs="Arial"/>
                <w:bCs/>
                <w:sz w:val="20"/>
                <w:szCs w:val="20"/>
              </w:rPr>
              <w:t>48</w:t>
            </w:r>
            <w:r w:rsidRPr="0010005D">
              <w:rPr>
                <w:rFonts w:ascii="Times New Roman" w:eastAsia="宋体" w:hAnsi="Times New Roman" w:cs="Arial"/>
                <w:bCs/>
                <w:sz w:val="20"/>
                <w:szCs w:val="20"/>
              </w:rPr>
              <w:t>小时后</w:t>
            </w:r>
          </w:p>
        </w:tc>
        <w:tc>
          <w:tcPr>
            <w:tcW w:w="5993" w:type="dxa"/>
            <w:tcMar>
              <w:top w:w="60" w:type="dxa"/>
              <w:left w:w="120" w:type="dxa"/>
              <w:bottom w:w="30" w:type="dxa"/>
              <w:right w:w="120" w:type="dxa"/>
            </w:tcMar>
            <w:vAlign w:val="center"/>
          </w:tcPr>
          <w:p w14:paraId="568700B5" w14:textId="77777777" w:rsidR="00527DAD" w:rsidRPr="0010005D" w:rsidRDefault="00527DAD" w:rsidP="00C00EE5">
            <w:pPr>
              <w:keepNext/>
              <w:snapToGrid w:val="0"/>
              <w:spacing w:before="120" w:after="120" w:line="240" w:lineRule="auto"/>
              <w:ind w:firstLine="0"/>
              <w:rPr>
                <w:rFonts w:ascii="Times New Roman" w:eastAsia="宋体" w:hAnsi="Times New Roman"/>
                <w:bCs/>
                <w:sz w:val="20"/>
                <w:szCs w:val="20"/>
              </w:rPr>
            </w:pPr>
            <w:r w:rsidRPr="0010005D">
              <w:rPr>
                <w:rFonts w:ascii="Times New Roman" w:eastAsia="宋体" w:hAnsi="Times New Roman" w:cs="Arial" w:hint="eastAsia"/>
                <w:bCs/>
                <w:sz w:val="20"/>
                <w:szCs w:val="20"/>
              </w:rPr>
              <w:t>自媒体反复炒作，设置话题，和新话题形成交叉</w:t>
            </w:r>
          </w:p>
        </w:tc>
      </w:tr>
    </w:tbl>
    <w:p w14:paraId="01509CE6" w14:textId="77777777" w:rsidR="00527DAD" w:rsidRPr="0010005D" w:rsidRDefault="00527DAD" w:rsidP="00527DAD">
      <w:pPr>
        <w:numPr>
          <w:ilvl w:val="0"/>
          <w:numId w:val="4"/>
        </w:numPr>
        <w:spacing w:before="480" w:after="480" w:line="288" w:lineRule="auto"/>
        <w:rPr>
          <w:rFonts w:ascii="Times New Roman" w:eastAsia="宋体" w:hAnsi="Times New Roman" w:cs="黑体"/>
          <w:bCs/>
          <w:sz w:val="28"/>
          <w:szCs w:val="28"/>
        </w:rPr>
      </w:pPr>
      <w:r w:rsidRPr="0010005D">
        <w:rPr>
          <w:rFonts w:ascii="Times New Roman" w:eastAsia="宋体" w:hAnsi="Times New Roman" w:cs="黑体" w:hint="eastAsia"/>
          <w:bCs/>
          <w:sz w:val="28"/>
          <w:szCs w:val="28"/>
        </w:rPr>
        <w:t>跨行业关联舆情分析</w:t>
      </w:r>
    </w:p>
    <w:p w14:paraId="0C9FC1E7"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本报告基于上述案例，系统量化分析了关联舆情的类型与强度，建立“关联舆情矩阵”，以主事件所属领域为行，以被关联领域为列，统计每类主事件在</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小时内引发其他领域舆情讨论的次数，并标注典型事件与关键词。从整体上来看，交通行业之间的舆情往往会产生关联，同原发事件一起，构成了更为复杂的舆论场，且关联路径存在显著规律。</w:t>
      </w:r>
    </w:p>
    <w:p w14:paraId="67DE840C" w14:textId="77777777" w:rsidR="00527DAD" w:rsidRPr="0010005D" w:rsidRDefault="00527DAD" w:rsidP="00527DAD">
      <w:pPr>
        <w:numPr>
          <w:ilvl w:val="0"/>
          <w:numId w:val="6"/>
        </w:num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关联舆情事件统计与分类</w:t>
      </w:r>
    </w:p>
    <w:p w14:paraId="5E7CB07D"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从整体上来看，从</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起舆情样本中，共发现</w:t>
      </w:r>
      <w:r w:rsidRPr="0010005D">
        <w:rPr>
          <w:rFonts w:ascii="Times New Roman" w:eastAsia="宋体" w:hAnsi="Times New Roman" w:cs="仿宋_GB2312" w:hint="eastAsia"/>
          <w:bCs/>
        </w:rPr>
        <w:t>129</w:t>
      </w:r>
      <w:r w:rsidRPr="0010005D">
        <w:rPr>
          <w:rFonts w:ascii="Times New Roman" w:eastAsia="宋体" w:hAnsi="Times New Roman" w:cs="仿宋_GB2312" w:hint="eastAsia"/>
          <w:bCs/>
        </w:rPr>
        <w:t>条关联舆情。交通跨行业舆情关联一般存在两种模式。一是关键词共振模式，多发生在技术故障类舆情和服务管理类舆情中。如“智驾”与“安检”为跨领域共振最频繁关键词，分别代表技术安全和规则两类高敏感度议题，具备高度可复制性与类比性。此外，“服务”“性别”类议题</w:t>
      </w:r>
      <w:proofErr w:type="gramStart"/>
      <w:r w:rsidRPr="0010005D">
        <w:rPr>
          <w:rFonts w:ascii="Times New Roman" w:eastAsia="宋体" w:hAnsi="Times New Roman" w:cs="仿宋_GB2312" w:hint="eastAsia"/>
          <w:bCs/>
        </w:rPr>
        <w:t>虽事件</w:t>
      </w:r>
      <w:proofErr w:type="gramEnd"/>
      <w:r w:rsidRPr="0010005D">
        <w:rPr>
          <w:rFonts w:ascii="Times New Roman" w:eastAsia="宋体" w:hAnsi="Times New Roman" w:cs="仿宋_GB2312" w:hint="eastAsia"/>
          <w:bCs/>
        </w:rPr>
        <w:t>量级较小，但因涉及公共空间权利与身份，易在轨道交通与民航领域间形成“镜像式”讨论。二是情绪传导模式，较容易形成质疑→类比→迁怒→问责的传导链条，原发领域情绪未平，</w:t>
      </w:r>
      <w:r w:rsidRPr="0010005D">
        <w:rPr>
          <w:rFonts w:ascii="Times New Roman" w:eastAsia="宋体" w:hAnsi="Times New Roman" w:cs="宋体" w:hint="eastAsia"/>
          <w:bCs/>
        </w:rPr>
        <w:t>另</w:t>
      </w:r>
      <w:r w:rsidRPr="0010005D">
        <w:rPr>
          <w:rFonts w:ascii="Times New Roman" w:eastAsia="宋体" w:hAnsi="Times New Roman" w:cs="___WRD_EMBED_SUB_47" w:hint="eastAsia"/>
          <w:bCs/>
        </w:rPr>
        <w:t>一领域类似事</w:t>
      </w:r>
      <w:r w:rsidRPr="0010005D">
        <w:rPr>
          <w:rFonts w:ascii="Times New Roman" w:eastAsia="宋体" w:hAnsi="Times New Roman" w:cs="仿宋_GB2312" w:hint="eastAsia"/>
          <w:bCs/>
        </w:rPr>
        <w:t>件引燃，如高铁领域“</w:t>
      </w:r>
      <w:r w:rsidRPr="0010005D">
        <w:rPr>
          <w:rFonts w:ascii="Times New Roman" w:eastAsia="宋体" w:hAnsi="Times New Roman" w:cs="宋体" w:hint="eastAsia"/>
          <w:bCs/>
        </w:rPr>
        <w:t>掌掴</w:t>
      </w:r>
      <w:r w:rsidRPr="0010005D">
        <w:rPr>
          <w:rFonts w:ascii="Times New Roman" w:eastAsia="宋体" w:hAnsi="Times New Roman" w:cs="___WRD_EMBED_SUB_47"/>
          <w:bCs/>
        </w:rPr>
        <w:t>”</w:t>
      </w:r>
      <w:r w:rsidRPr="0010005D">
        <w:rPr>
          <w:rFonts w:ascii="Times New Roman" w:eastAsia="宋体" w:hAnsi="Times New Roman" w:cs="___WRD_EMBED_SUB_47"/>
          <w:bCs/>
        </w:rPr>
        <w:t>事件与民航</w:t>
      </w:r>
      <w:r w:rsidRPr="0010005D">
        <w:rPr>
          <w:rFonts w:ascii="Times New Roman" w:eastAsia="宋体" w:hAnsi="Times New Roman" w:cs="___WRD_EMBED_SUB_47"/>
          <w:bCs/>
        </w:rPr>
        <w:t>“</w:t>
      </w:r>
      <w:r w:rsidRPr="0010005D">
        <w:rPr>
          <w:rFonts w:ascii="Times New Roman" w:eastAsia="宋体" w:hAnsi="Times New Roman" w:cs="___WRD_EMBED_SUB_47"/>
          <w:bCs/>
        </w:rPr>
        <w:t>乘客</w:t>
      </w:r>
      <w:r w:rsidRPr="0010005D">
        <w:rPr>
          <w:rFonts w:ascii="Times New Roman" w:eastAsia="宋体" w:hAnsi="Times New Roman" w:cs="宋体" w:hint="eastAsia"/>
          <w:bCs/>
        </w:rPr>
        <w:t>猝</w:t>
      </w:r>
      <w:r w:rsidRPr="0010005D">
        <w:rPr>
          <w:rFonts w:ascii="Times New Roman" w:eastAsia="宋体" w:hAnsi="Times New Roman" w:cs="___WRD_EMBED_SUB_47" w:hint="eastAsia"/>
          <w:bCs/>
        </w:rPr>
        <w:t>死”类舆情高度关联</w:t>
      </w:r>
      <w:r w:rsidRPr="0010005D">
        <w:rPr>
          <w:rFonts w:ascii="Times New Roman" w:eastAsia="宋体" w:hAnsi="Times New Roman" w:cs="仿宋_GB2312" w:hint="eastAsia"/>
          <w:bCs/>
        </w:rPr>
        <w:t>。</w:t>
      </w:r>
    </w:p>
    <w:p w14:paraId="708B91C2" w14:textId="77777777" w:rsidR="00527DAD" w:rsidRPr="0010005D" w:rsidRDefault="00527DAD" w:rsidP="00527DAD">
      <w:pPr>
        <w:spacing w:before="120" w:after="120" w:line="288" w:lineRule="auto"/>
        <w:rPr>
          <w:rFonts w:ascii="Times New Roman" w:eastAsia="宋体" w:hAnsi="Times New Roman"/>
        </w:rPr>
      </w:pPr>
      <w:r w:rsidRPr="0010005D">
        <w:rPr>
          <w:rFonts w:ascii="Times New Roman" w:eastAsia="宋体" w:hAnsi="Times New Roman" w:cs="Arial"/>
          <w:b/>
          <w:sz w:val="22"/>
        </w:rPr>
        <w:t>表</w:t>
      </w:r>
      <w:r w:rsidRPr="0010005D">
        <w:rPr>
          <w:rFonts w:ascii="Times New Roman" w:eastAsia="宋体" w:hAnsi="Times New Roman" w:cs="Arial" w:hint="eastAsia"/>
          <w:b/>
          <w:sz w:val="22"/>
        </w:rPr>
        <w:t>19</w:t>
      </w:r>
      <w:r w:rsidRPr="0010005D">
        <w:rPr>
          <w:rFonts w:ascii="Times New Roman" w:eastAsia="宋体" w:hAnsi="Times New Roman" w:cs="Arial" w:hint="eastAsia"/>
          <w:b/>
          <w:sz w:val="22"/>
        </w:rPr>
        <w:t>：</w:t>
      </w:r>
      <w:r w:rsidRPr="0010005D">
        <w:rPr>
          <w:rFonts w:ascii="Times New Roman" w:eastAsia="宋体" w:hAnsi="Times New Roman" w:cs="Arial"/>
          <w:b/>
          <w:sz w:val="22"/>
        </w:rPr>
        <w:t>交通领域关联舆情矩阵（</w:t>
      </w:r>
      <w:r w:rsidRPr="0010005D">
        <w:rPr>
          <w:rFonts w:ascii="Times New Roman" w:eastAsia="宋体" w:hAnsi="Times New Roman" w:cs="Arial"/>
          <w:b/>
          <w:sz w:val="22"/>
        </w:rPr>
        <w:t>2022-2025</w:t>
      </w:r>
      <w:r w:rsidRPr="0010005D">
        <w:rPr>
          <w:rFonts w:ascii="Times New Roman" w:eastAsia="宋体" w:hAnsi="Times New Roman" w:cs="Arial"/>
          <w:b/>
          <w:sz w:val="22"/>
        </w:rPr>
        <w:t>）</w:t>
      </w:r>
    </w:p>
    <w:tbl>
      <w:tblPr>
        <w:tblW w:w="8750"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590"/>
        <w:gridCol w:w="3020"/>
        <w:gridCol w:w="2460"/>
        <w:gridCol w:w="1680"/>
      </w:tblGrid>
      <w:tr w:rsidR="00527DAD" w:rsidRPr="0010005D" w14:paraId="13E346D6" w14:textId="77777777" w:rsidTr="00C00EE5">
        <w:trPr>
          <w:tblHeader/>
          <w:jc w:val="center"/>
        </w:trPr>
        <w:tc>
          <w:tcPr>
            <w:tcW w:w="1590" w:type="dxa"/>
            <w:tcBorders>
              <w:top w:val="single" w:sz="2" w:space="0" w:color="auto"/>
              <w:bottom w:val="single" w:sz="2" w:space="0" w:color="auto"/>
            </w:tcBorders>
            <w:tcMar>
              <w:top w:w="60" w:type="dxa"/>
              <w:left w:w="120" w:type="dxa"/>
              <w:bottom w:w="30" w:type="dxa"/>
              <w:right w:w="120" w:type="dxa"/>
            </w:tcMar>
            <w:vAlign w:val="center"/>
          </w:tcPr>
          <w:p w14:paraId="3563C453"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hint="eastAsia"/>
                <w:b/>
                <w:bCs/>
                <w:sz w:val="22"/>
              </w:rPr>
              <w:lastRenderedPageBreak/>
              <w:t>关联</w:t>
            </w:r>
            <w:r w:rsidRPr="0010005D">
              <w:rPr>
                <w:rFonts w:ascii="Times New Roman" w:eastAsia="宋体" w:hAnsi="Times New Roman" w:cs="Arial"/>
                <w:b/>
                <w:bCs/>
                <w:sz w:val="22"/>
              </w:rPr>
              <w:t>路径</w:t>
            </w:r>
          </w:p>
        </w:tc>
        <w:tc>
          <w:tcPr>
            <w:tcW w:w="3020" w:type="dxa"/>
            <w:tcBorders>
              <w:top w:val="single" w:sz="2" w:space="0" w:color="auto"/>
              <w:bottom w:val="single" w:sz="2" w:space="0" w:color="auto"/>
            </w:tcBorders>
            <w:tcMar>
              <w:top w:w="60" w:type="dxa"/>
              <w:left w:w="120" w:type="dxa"/>
              <w:bottom w:w="30" w:type="dxa"/>
              <w:right w:w="120" w:type="dxa"/>
            </w:tcMar>
            <w:vAlign w:val="center"/>
          </w:tcPr>
          <w:p w14:paraId="4F6F7FF0"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b/>
                <w:bCs/>
                <w:sz w:val="22"/>
              </w:rPr>
              <w:t>典型案例</w:t>
            </w:r>
          </w:p>
        </w:tc>
        <w:tc>
          <w:tcPr>
            <w:tcW w:w="2460" w:type="dxa"/>
            <w:tcBorders>
              <w:top w:val="single" w:sz="2" w:space="0" w:color="auto"/>
              <w:bottom w:val="single" w:sz="2" w:space="0" w:color="auto"/>
            </w:tcBorders>
            <w:tcMar>
              <w:top w:w="60" w:type="dxa"/>
              <w:left w:w="120" w:type="dxa"/>
              <w:bottom w:w="30" w:type="dxa"/>
              <w:right w:w="120" w:type="dxa"/>
            </w:tcMar>
            <w:vAlign w:val="center"/>
          </w:tcPr>
          <w:p w14:paraId="038C079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b/>
                <w:bCs/>
                <w:sz w:val="22"/>
              </w:rPr>
              <w:t>关联逻辑</w:t>
            </w:r>
          </w:p>
        </w:tc>
        <w:tc>
          <w:tcPr>
            <w:tcW w:w="1680" w:type="dxa"/>
            <w:tcBorders>
              <w:top w:val="single" w:sz="2" w:space="0" w:color="auto"/>
              <w:bottom w:val="single" w:sz="2" w:space="0" w:color="auto"/>
            </w:tcBorders>
            <w:tcMar>
              <w:top w:w="60" w:type="dxa"/>
              <w:left w:w="120" w:type="dxa"/>
              <w:bottom w:w="30" w:type="dxa"/>
              <w:right w:w="120" w:type="dxa"/>
            </w:tcMar>
            <w:vAlign w:val="center"/>
          </w:tcPr>
          <w:p w14:paraId="2E0BC076"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
                <w:bCs/>
                <w:sz w:val="22"/>
              </w:rPr>
            </w:pPr>
            <w:r w:rsidRPr="0010005D">
              <w:rPr>
                <w:rFonts w:ascii="Times New Roman" w:eastAsia="宋体" w:hAnsi="Times New Roman" w:cs="Arial" w:hint="eastAsia"/>
                <w:b/>
                <w:bCs/>
                <w:sz w:val="22"/>
              </w:rPr>
              <w:t>跨行业迁移</w:t>
            </w:r>
            <w:r w:rsidRPr="0010005D">
              <w:rPr>
                <w:rFonts w:ascii="Times New Roman" w:eastAsia="宋体" w:hAnsi="Times New Roman" w:cs="Arial"/>
                <w:b/>
                <w:bCs/>
                <w:sz w:val="22"/>
              </w:rPr>
              <w:t>方向</w:t>
            </w:r>
          </w:p>
        </w:tc>
      </w:tr>
      <w:tr w:rsidR="00527DAD" w:rsidRPr="0010005D" w14:paraId="7E34A7E8" w14:textId="77777777" w:rsidTr="00C00EE5">
        <w:trPr>
          <w:jc w:val="center"/>
        </w:trPr>
        <w:tc>
          <w:tcPr>
            <w:tcW w:w="1590" w:type="dxa"/>
            <w:tcBorders>
              <w:top w:val="single" w:sz="2" w:space="0" w:color="auto"/>
            </w:tcBorders>
            <w:tcMar>
              <w:top w:w="60" w:type="dxa"/>
              <w:left w:w="120" w:type="dxa"/>
              <w:bottom w:w="30" w:type="dxa"/>
              <w:right w:w="120" w:type="dxa"/>
            </w:tcMar>
            <w:vAlign w:val="center"/>
          </w:tcPr>
          <w:p w14:paraId="11213CA9"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2"/>
              </w:rPr>
            </w:pPr>
            <w:r w:rsidRPr="0010005D">
              <w:rPr>
                <w:rFonts w:ascii="Times New Roman" w:eastAsia="宋体" w:hAnsi="Times New Roman" w:cs="Arial"/>
                <w:bCs/>
                <w:sz w:val="22"/>
              </w:rPr>
              <w:t>事故</w:t>
            </w:r>
            <w:r w:rsidRPr="0010005D">
              <w:rPr>
                <w:rFonts w:ascii="Times New Roman" w:eastAsia="宋体" w:hAnsi="Times New Roman" w:cs="Arial"/>
                <w:bCs/>
                <w:sz w:val="22"/>
              </w:rPr>
              <w:t>→</w:t>
            </w:r>
            <w:r w:rsidRPr="0010005D">
              <w:rPr>
                <w:rFonts w:ascii="Times New Roman" w:eastAsia="宋体" w:hAnsi="Times New Roman" w:cs="Arial"/>
                <w:bCs/>
                <w:sz w:val="22"/>
              </w:rPr>
              <w:t>制度</w:t>
            </w:r>
            <w:r w:rsidRPr="0010005D">
              <w:rPr>
                <w:rFonts w:ascii="Times New Roman" w:eastAsia="宋体" w:hAnsi="Times New Roman" w:cs="Arial"/>
                <w:bCs/>
                <w:sz w:val="22"/>
              </w:rPr>
              <w:t>→</w:t>
            </w:r>
            <w:r w:rsidRPr="0010005D">
              <w:rPr>
                <w:rFonts w:ascii="Times New Roman" w:eastAsia="宋体" w:hAnsi="Times New Roman" w:cs="Arial"/>
                <w:bCs/>
                <w:sz w:val="22"/>
              </w:rPr>
              <w:t>公共政策</w:t>
            </w:r>
          </w:p>
        </w:tc>
        <w:tc>
          <w:tcPr>
            <w:tcW w:w="3020" w:type="dxa"/>
            <w:tcBorders>
              <w:top w:val="single" w:sz="2" w:space="0" w:color="auto"/>
            </w:tcBorders>
            <w:tcMar>
              <w:top w:w="60" w:type="dxa"/>
              <w:left w:w="120" w:type="dxa"/>
              <w:bottom w:w="30" w:type="dxa"/>
              <w:right w:w="120" w:type="dxa"/>
            </w:tcMar>
            <w:vAlign w:val="center"/>
          </w:tcPr>
          <w:p w14:paraId="4320ECB8"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南昌大货车</w:t>
            </w:r>
            <w:proofErr w:type="gramStart"/>
            <w:r w:rsidRPr="0010005D">
              <w:rPr>
                <w:rFonts w:ascii="Times New Roman" w:eastAsia="宋体" w:hAnsi="Times New Roman" w:cs="Arial"/>
                <w:sz w:val="22"/>
              </w:rPr>
              <w:t>撞</w:t>
            </w:r>
            <w:proofErr w:type="gramEnd"/>
            <w:r w:rsidRPr="0010005D">
              <w:rPr>
                <w:rFonts w:ascii="Times New Roman" w:eastAsia="宋体" w:hAnsi="Times New Roman" w:cs="Arial"/>
                <w:sz w:val="22"/>
              </w:rPr>
              <w:t>出殡队伍</w:t>
            </w:r>
            <w:r w:rsidRPr="0010005D">
              <w:rPr>
                <w:rFonts w:ascii="Times New Roman" w:eastAsia="宋体" w:hAnsi="Times New Roman" w:cs="Arial"/>
                <w:sz w:val="22"/>
              </w:rPr>
              <w:t>”→</w:t>
            </w:r>
            <w:r w:rsidRPr="0010005D">
              <w:rPr>
                <w:rFonts w:ascii="Times New Roman" w:eastAsia="宋体" w:hAnsi="Times New Roman" w:cs="Arial"/>
                <w:sz w:val="22"/>
              </w:rPr>
              <w:t>轨道交通</w:t>
            </w:r>
            <w:r w:rsidRPr="0010005D">
              <w:rPr>
                <w:rFonts w:ascii="Times New Roman" w:eastAsia="宋体" w:hAnsi="Times New Roman" w:cs="Arial"/>
                <w:sz w:val="22"/>
              </w:rPr>
              <w:t>“</w:t>
            </w:r>
            <w:r w:rsidRPr="0010005D">
              <w:rPr>
                <w:rFonts w:ascii="Times New Roman" w:eastAsia="宋体" w:hAnsi="Times New Roman" w:cs="Arial"/>
                <w:sz w:val="22"/>
              </w:rPr>
              <w:t>高铁安检是否该更严</w:t>
            </w:r>
            <w:r w:rsidRPr="0010005D">
              <w:rPr>
                <w:rFonts w:ascii="Times New Roman" w:eastAsia="宋体" w:hAnsi="Times New Roman" w:cs="Arial"/>
                <w:sz w:val="22"/>
              </w:rPr>
              <w:t>”</w:t>
            </w:r>
          </w:p>
        </w:tc>
        <w:tc>
          <w:tcPr>
            <w:tcW w:w="2460" w:type="dxa"/>
            <w:tcBorders>
              <w:top w:val="single" w:sz="2" w:space="0" w:color="auto"/>
            </w:tcBorders>
            <w:tcMar>
              <w:top w:w="60" w:type="dxa"/>
              <w:left w:w="120" w:type="dxa"/>
              <w:bottom w:w="30" w:type="dxa"/>
              <w:right w:w="120" w:type="dxa"/>
            </w:tcMar>
            <w:vAlign w:val="center"/>
          </w:tcPr>
          <w:p w14:paraId="61263A10"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重大死伤事故引发对公共安全管理规则的跨领域质疑</w:t>
            </w:r>
          </w:p>
        </w:tc>
        <w:tc>
          <w:tcPr>
            <w:tcW w:w="1680" w:type="dxa"/>
            <w:tcBorders>
              <w:top w:val="single" w:sz="2" w:space="0" w:color="auto"/>
            </w:tcBorders>
            <w:tcMar>
              <w:top w:w="60" w:type="dxa"/>
              <w:left w:w="120" w:type="dxa"/>
              <w:bottom w:w="30" w:type="dxa"/>
              <w:right w:w="120" w:type="dxa"/>
            </w:tcMar>
            <w:vAlign w:val="center"/>
          </w:tcPr>
          <w:p w14:paraId="128E753F"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轨道交通</w:t>
            </w:r>
          </w:p>
        </w:tc>
      </w:tr>
      <w:tr w:rsidR="00527DAD" w:rsidRPr="0010005D" w14:paraId="7D543AEB" w14:textId="77777777" w:rsidTr="00C00EE5">
        <w:trPr>
          <w:jc w:val="center"/>
        </w:trPr>
        <w:tc>
          <w:tcPr>
            <w:tcW w:w="1590" w:type="dxa"/>
            <w:tcMar>
              <w:top w:w="60" w:type="dxa"/>
              <w:left w:w="120" w:type="dxa"/>
              <w:bottom w:w="30" w:type="dxa"/>
              <w:right w:w="120" w:type="dxa"/>
            </w:tcMar>
            <w:vAlign w:val="center"/>
          </w:tcPr>
          <w:p w14:paraId="451A6E0F"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2"/>
              </w:rPr>
            </w:pPr>
            <w:r w:rsidRPr="0010005D">
              <w:rPr>
                <w:rFonts w:ascii="Times New Roman" w:eastAsia="宋体" w:hAnsi="Times New Roman" w:cs="Arial"/>
                <w:bCs/>
                <w:sz w:val="22"/>
              </w:rPr>
              <w:t>技术失败</w:t>
            </w:r>
            <w:r w:rsidRPr="0010005D">
              <w:rPr>
                <w:rFonts w:ascii="Times New Roman" w:eastAsia="宋体" w:hAnsi="Times New Roman" w:cs="Arial"/>
                <w:bCs/>
                <w:sz w:val="22"/>
              </w:rPr>
              <w:t>→</w:t>
            </w:r>
            <w:r w:rsidRPr="0010005D">
              <w:rPr>
                <w:rFonts w:ascii="Times New Roman" w:eastAsia="宋体" w:hAnsi="Times New Roman" w:cs="Arial"/>
                <w:bCs/>
                <w:sz w:val="22"/>
              </w:rPr>
              <w:t>行业信任危机</w:t>
            </w:r>
          </w:p>
        </w:tc>
        <w:tc>
          <w:tcPr>
            <w:tcW w:w="3020" w:type="dxa"/>
            <w:tcMar>
              <w:top w:w="60" w:type="dxa"/>
              <w:left w:w="120" w:type="dxa"/>
              <w:bottom w:w="30" w:type="dxa"/>
              <w:right w:w="120" w:type="dxa"/>
            </w:tcMar>
            <w:vAlign w:val="center"/>
          </w:tcPr>
          <w:p w14:paraId="21FD1C2E"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小米</w:t>
            </w:r>
            <w:r w:rsidRPr="0010005D">
              <w:rPr>
                <w:rFonts w:ascii="Times New Roman" w:eastAsia="宋体" w:hAnsi="Times New Roman" w:cs="Arial"/>
                <w:sz w:val="22"/>
              </w:rPr>
              <w:t>SU7</w:t>
            </w:r>
            <w:r w:rsidRPr="0010005D">
              <w:rPr>
                <w:rFonts w:ascii="Times New Roman" w:eastAsia="宋体" w:hAnsi="Times New Roman" w:cs="Arial"/>
                <w:sz w:val="22"/>
              </w:rPr>
              <w:t>智驾爆燃</w:t>
            </w:r>
            <w:r w:rsidRPr="0010005D">
              <w:rPr>
                <w:rFonts w:ascii="Times New Roman" w:eastAsia="宋体" w:hAnsi="Times New Roman" w:cs="Arial"/>
                <w:sz w:val="22"/>
              </w:rPr>
              <w:t>”→</w:t>
            </w:r>
            <w:r w:rsidRPr="0010005D">
              <w:rPr>
                <w:rFonts w:ascii="Times New Roman" w:eastAsia="宋体" w:hAnsi="Times New Roman" w:cs="Arial"/>
                <w:sz w:val="22"/>
              </w:rPr>
              <w:t>民航</w:t>
            </w:r>
            <w:r w:rsidRPr="0010005D">
              <w:rPr>
                <w:rFonts w:ascii="Times New Roman" w:eastAsia="宋体" w:hAnsi="Times New Roman" w:cs="Arial"/>
                <w:sz w:val="22"/>
              </w:rPr>
              <w:t>“</w:t>
            </w:r>
            <w:r w:rsidRPr="0010005D">
              <w:rPr>
                <w:rFonts w:ascii="Times New Roman" w:eastAsia="宋体" w:hAnsi="Times New Roman" w:cs="Arial"/>
                <w:sz w:val="22"/>
              </w:rPr>
              <w:t>自动驾驶系统是否可信</w:t>
            </w:r>
            <w:r w:rsidRPr="0010005D">
              <w:rPr>
                <w:rFonts w:ascii="Times New Roman" w:eastAsia="宋体" w:hAnsi="Times New Roman" w:cs="Arial"/>
                <w:sz w:val="22"/>
              </w:rPr>
              <w:t>”</w:t>
            </w:r>
          </w:p>
        </w:tc>
        <w:tc>
          <w:tcPr>
            <w:tcW w:w="2460" w:type="dxa"/>
            <w:tcMar>
              <w:top w:w="60" w:type="dxa"/>
              <w:left w:w="120" w:type="dxa"/>
              <w:bottom w:w="30" w:type="dxa"/>
              <w:right w:w="120" w:type="dxa"/>
            </w:tcMar>
            <w:vAlign w:val="center"/>
          </w:tcPr>
          <w:p w14:paraId="062EC551"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智能驾驶失败引发对自动化系统安全性的跨行业恐慌</w:t>
            </w:r>
          </w:p>
        </w:tc>
        <w:tc>
          <w:tcPr>
            <w:tcW w:w="1680" w:type="dxa"/>
            <w:tcMar>
              <w:top w:w="60" w:type="dxa"/>
              <w:left w:w="120" w:type="dxa"/>
              <w:bottom w:w="30" w:type="dxa"/>
              <w:right w:w="120" w:type="dxa"/>
            </w:tcMar>
            <w:vAlign w:val="center"/>
          </w:tcPr>
          <w:p w14:paraId="4B54552B"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民航</w:t>
            </w:r>
          </w:p>
        </w:tc>
      </w:tr>
      <w:tr w:rsidR="00527DAD" w:rsidRPr="0010005D" w14:paraId="7B8E4721" w14:textId="77777777" w:rsidTr="00C00EE5">
        <w:trPr>
          <w:jc w:val="center"/>
        </w:trPr>
        <w:tc>
          <w:tcPr>
            <w:tcW w:w="1590" w:type="dxa"/>
            <w:tcMar>
              <w:top w:w="60" w:type="dxa"/>
              <w:left w:w="120" w:type="dxa"/>
              <w:bottom w:w="30" w:type="dxa"/>
              <w:right w:w="120" w:type="dxa"/>
            </w:tcMar>
            <w:vAlign w:val="center"/>
          </w:tcPr>
          <w:p w14:paraId="23654395"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2"/>
              </w:rPr>
            </w:pPr>
            <w:r w:rsidRPr="0010005D">
              <w:rPr>
                <w:rFonts w:ascii="Times New Roman" w:eastAsia="宋体" w:hAnsi="Times New Roman" w:cs="Arial"/>
                <w:bCs/>
                <w:sz w:val="22"/>
              </w:rPr>
              <w:t>服务争议</w:t>
            </w:r>
            <w:r w:rsidRPr="0010005D">
              <w:rPr>
                <w:rFonts w:ascii="Times New Roman" w:eastAsia="宋体" w:hAnsi="Times New Roman" w:cs="Arial"/>
                <w:bCs/>
                <w:sz w:val="22"/>
              </w:rPr>
              <w:t>→</w:t>
            </w:r>
            <w:r w:rsidRPr="0010005D">
              <w:rPr>
                <w:rFonts w:ascii="Times New Roman" w:eastAsia="宋体" w:hAnsi="Times New Roman" w:cs="Arial"/>
                <w:bCs/>
                <w:sz w:val="22"/>
              </w:rPr>
              <w:t>性别</w:t>
            </w:r>
            <w:r w:rsidRPr="0010005D">
              <w:rPr>
                <w:rFonts w:ascii="Times New Roman" w:eastAsia="宋体" w:hAnsi="Times New Roman" w:cs="Arial"/>
                <w:bCs/>
                <w:sz w:val="22"/>
              </w:rPr>
              <w:t>/</w:t>
            </w:r>
            <w:r w:rsidRPr="0010005D">
              <w:rPr>
                <w:rFonts w:ascii="Times New Roman" w:eastAsia="宋体" w:hAnsi="Times New Roman" w:cs="Arial"/>
                <w:bCs/>
                <w:sz w:val="22"/>
              </w:rPr>
              <w:t>权利议题</w:t>
            </w:r>
          </w:p>
        </w:tc>
        <w:tc>
          <w:tcPr>
            <w:tcW w:w="3020" w:type="dxa"/>
            <w:tcMar>
              <w:top w:w="60" w:type="dxa"/>
              <w:left w:w="120" w:type="dxa"/>
              <w:bottom w:w="30" w:type="dxa"/>
              <w:right w:w="120" w:type="dxa"/>
            </w:tcMar>
            <w:vAlign w:val="center"/>
          </w:tcPr>
          <w:p w14:paraId="7EDE687E"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轨道交通</w:t>
            </w:r>
            <w:r w:rsidRPr="0010005D">
              <w:rPr>
                <w:rFonts w:ascii="Times New Roman" w:eastAsia="宋体" w:hAnsi="Times New Roman" w:cs="Arial"/>
                <w:sz w:val="22"/>
              </w:rPr>
              <w:t>“</w:t>
            </w:r>
            <w:r w:rsidRPr="0010005D">
              <w:rPr>
                <w:rFonts w:ascii="Times New Roman" w:eastAsia="宋体" w:hAnsi="Times New Roman" w:cs="Arial"/>
                <w:sz w:val="22"/>
              </w:rPr>
              <w:t>高铁不售卫生巾</w:t>
            </w:r>
            <w:r w:rsidRPr="0010005D">
              <w:rPr>
                <w:rFonts w:ascii="Times New Roman" w:eastAsia="宋体" w:hAnsi="Times New Roman" w:cs="Arial"/>
                <w:sz w:val="22"/>
              </w:rPr>
              <w:t>”→</w:t>
            </w:r>
            <w:r w:rsidRPr="0010005D">
              <w:rPr>
                <w:rFonts w:ascii="Times New Roman" w:eastAsia="宋体" w:hAnsi="Times New Roman" w:cs="Arial"/>
                <w:sz w:val="22"/>
              </w:rPr>
              <w:t>民航</w:t>
            </w:r>
            <w:r w:rsidRPr="0010005D">
              <w:rPr>
                <w:rFonts w:ascii="Times New Roman" w:eastAsia="宋体" w:hAnsi="Times New Roman" w:cs="Arial"/>
                <w:sz w:val="22"/>
              </w:rPr>
              <w:t>“</w:t>
            </w:r>
            <w:r w:rsidRPr="0010005D">
              <w:rPr>
                <w:rFonts w:ascii="Times New Roman" w:eastAsia="宋体" w:hAnsi="Times New Roman" w:cs="Arial"/>
                <w:sz w:val="22"/>
              </w:rPr>
              <w:t>航班是否该备女性用品</w:t>
            </w:r>
            <w:r w:rsidRPr="0010005D">
              <w:rPr>
                <w:rFonts w:ascii="Times New Roman" w:eastAsia="宋体" w:hAnsi="Times New Roman" w:cs="Arial"/>
                <w:sz w:val="22"/>
              </w:rPr>
              <w:t>”</w:t>
            </w:r>
          </w:p>
        </w:tc>
        <w:tc>
          <w:tcPr>
            <w:tcW w:w="2460" w:type="dxa"/>
            <w:tcMar>
              <w:top w:w="60" w:type="dxa"/>
              <w:left w:w="120" w:type="dxa"/>
              <w:bottom w:w="30" w:type="dxa"/>
              <w:right w:w="120" w:type="dxa"/>
            </w:tcMar>
            <w:vAlign w:val="center"/>
          </w:tcPr>
          <w:p w14:paraId="355BA0E9"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公共服务缺失引发性别平等话题跨领域扩散</w:t>
            </w:r>
          </w:p>
        </w:tc>
        <w:tc>
          <w:tcPr>
            <w:tcW w:w="1680" w:type="dxa"/>
            <w:tcMar>
              <w:top w:w="60" w:type="dxa"/>
              <w:left w:w="120" w:type="dxa"/>
              <w:bottom w:w="30" w:type="dxa"/>
              <w:right w:w="120" w:type="dxa"/>
            </w:tcMar>
            <w:vAlign w:val="center"/>
          </w:tcPr>
          <w:p w14:paraId="1738DD4B"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轨道交通</w:t>
            </w:r>
            <w:r w:rsidRPr="0010005D">
              <w:rPr>
                <w:rFonts w:ascii="Times New Roman" w:eastAsia="宋体" w:hAnsi="Times New Roman" w:cs="Arial"/>
                <w:sz w:val="22"/>
              </w:rPr>
              <w:t>→</w:t>
            </w:r>
            <w:r w:rsidRPr="0010005D">
              <w:rPr>
                <w:rFonts w:ascii="Times New Roman" w:eastAsia="宋体" w:hAnsi="Times New Roman" w:cs="Arial"/>
                <w:sz w:val="22"/>
              </w:rPr>
              <w:t>民航</w:t>
            </w:r>
          </w:p>
        </w:tc>
      </w:tr>
      <w:tr w:rsidR="00527DAD" w:rsidRPr="0010005D" w14:paraId="09F659CF" w14:textId="77777777" w:rsidTr="00C00EE5">
        <w:trPr>
          <w:jc w:val="center"/>
        </w:trPr>
        <w:tc>
          <w:tcPr>
            <w:tcW w:w="1590" w:type="dxa"/>
            <w:tcMar>
              <w:top w:w="60" w:type="dxa"/>
              <w:left w:w="120" w:type="dxa"/>
              <w:bottom w:w="30" w:type="dxa"/>
              <w:right w:w="120" w:type="dxa"/>
            </w:tcMar>
            <w:vAlign w:val="center"/>
          </w:tcPr>
          <w:p w14:paraId="1C4BC8BB" w14:textId="77777777" w:rsidR="00527DAD" w:rsidRPr="0010005D" w:rsidRDefault="00527DAD" w:rsidP="00C00EE5">
            <w:pPr>
              <w:keepNext/>
              <w:snapToGrid w:val="0"/>
              <w:spacing w:before="120" w:after="120" w:line="240" w:lineRule="auto"/>
              <w:ind w:firstLine="0"/>
              <w:jc w:val="center"/>
              <w:rPr>
                <w:rFonts w:ascii="Times New Roman" w:eastAsia="宋体" w:hAnsi="Times New Roman"/>
                <w:bCs/>
                <w:sz w:val="22"/>
              </w:rPr>
            </w:pPr>
            <w:r w:rsidRPr="0010005D">
              <w:rPr>
                <w:rFonts w:ascii="Times New Roman" w:eastAsia="宋体" w:hAnsi="Times New Roman" w:cs="Arial"/>
                <w:bCs/>
                <w:sz w:val="22"/>
              </w:rPr>
              <w:t>极端天气</w:t>
            </w:r>
            <w:r w:rsidRPr="0010005D">
              <w:rPr>
                <w:rFonts w:ascii="Times New Roman" w:eastAsia="宋体" w:hAnsi="Times New Roman" w:cs="Arial"/>
                <w:bCs/>
                <w:sz w:val="22"/>
              </w:rPr>
              <w:t>→</w:t>
            </w:r>
            <w:r w:rsidRPr="0010005D">
              <w:rPr>
                <w:rFonts w:ascii="Times New Roman" w:eastAsia="宋体" w:hAnsi="Times New Roman" w:cs="Arial"/>
                <w:bCs/>
                <w:sz w:val="22"/>
              </w:rPr>
              <w:t>交通系统联动失效</w:t>
            </w:r>
          </w:p>
        </w:tc>
        <w:tc>
          <w:tcPr>
            <w:tcW w:w="3020" w:type="dxa"/>
            <w:tcMar>
              <w:top w:w="60" w:type="dxa"/>
              <w:left w:w="120" w:type="dxa"/>
              <w:bottom w:w="30" w:type="dxa"/>
              <w:right w:w="120" w:type="dxa"/>
            </w:tcMar>
            <w:vAlign w:val="center"/>
          </w:tcPr>
          <w:p w14:paraId="22607EA2"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水路</w:t>
            </w:r>
            <w:r w:rsidRPr="0010005D">
              <w:rPr>
                <w:rFonts w:ascii="Times New Roman" w:eastAsia="宋体" w:hAnsi="Times New Roman" w:cs="Arial"/>
                <w:sz w:val="22"/>
              </w:rPr>
              <w:t>“</w:t>
            </w:r>
            <w:r w:rsidRPr="0010005D">
              <w:rPr>
                <w:rFonts w:ascii="Times New Roman" w:eastAsia="宋体" w:hAnsi="Times New Roman" w:cs="Arial"/>
                <w:sz w:val="22"/>
              </w:rPr>
              <w:t>海南离岛拥堵</w:t>
            </w:r>
            <w:r w:rsidRPr="0010005D">
              <w:rPr>
                <w:rFonts w:ascii="Times New Roman" w:eastAsia="宋体" w:hAnsi="Times New Roman" w:cs="Arial"/>
                <w:sz w:val="22"/>
              </w:rPr>
              <w:t>”→</w:t>
            </w: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新能源车高速堵车</w:t>
            </w:r>
            <w:r w:rsidRPr="0010005D">
              <w:rPr>
                <w:rFonts w:ascii="Times New Roman" w:eastAsia="宋体" w:hAnsi="Times New Roman" w:cs="Arial"/>
                <w:sz w:val="22"/>
              </w:rPr>
              <w:t>”→</w:t>
            </w:r>
            <w:r w:rsidRPr="0010005D">
              <w:rPr>
                <w:rFonts w:ascii="Times New Roman" w:eastAsia="宋体" w:hAnsi="Times New Roman" w:cs="Arial"/>
                <w:sz w:val="22"/>
              </w:rPr>
              <w:t>民航</w:t>
            </w:r>
            <w:r w:rsidRPr="0010005D">
              <w:rPr>
                <w:rFonts w:ascii="Times New Roman" w:eastAsia="宋体" w:hAnsi="Times New Roman" w:cs="Arial"/>
                <w:sz w:val="22"/>
              </w:rPr>
              <w:t>“</w:t>
            </w:r>
            <w:r w:rsidRPr="0010005D">
              <w:rPr>
                <w:rFonts w:ascii="Times New Roman" w:eastAsia="宋体" w:hAnsi="Times New Roman" w:cs="Arial"/>
                <w:sz w:val="22"/>
              </w:rPr>
              <w:t>机票暴涨</w:t>
            </w:r>
            <w:r w:rsidRPr="0010005D">
              <w:rPr>
                <w:rFonts w:ascii="Times New Roman" w:eastAsia="宋体" w:hAnsi="Times New Roman" w:cs="Arial"/>
                <w:sz w:val="22"/>
              </w:rPr>
              <w:t>”</w:t>
            </w:r>
          </w:p>
        </w:tc>
        <w:tc>
          <w:tcPr>
            <w:tcW w:w="2460" w:type="dxa"/>
            <w:tcMar>
              <w:top w:w="60" w:type="dxa"/>
              <w:left w:w="120" w:type="dxa"/>
              <w:bottom w:w="30" w:type="dxa"/>
              <w:right w:w="120" w:type="dxa"/>
            </w:tcMar>
            <w:vAlign w:val="center"/>
          </w:tcPr>
          <w:p w14:paraId="6AE6D861"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天气引发多交通方式联动失效，舆情连锁爆发</w:t>
            </w:r>
          </w:p>
        </w:tc>
        <w:tc>
          <w:tcPr>
            <w:tcW w:w="1680" w:type="dxa"/>
            <w:tcMar>
              <w:top w:w="60" w:type="dxa"/>
              <w:left w:w="120" w:type="dxa"/>
              <w:bottom w:w="30" w:type="dxa"/>
              <w:right w:w="120" w:type="dxa"/>
            </w:tcMar>
            <w:vAlign w:val="center"/>
          </w:tcPr>
          <w:p w14:paraId="3507DEAD" w14:textId="77777777" w:rsidR="00527DAD" w:rsidRPr="0010005D" w:rsidRDefault="00527DAD" w:rsidP="00C00EE5">
            <w:pPr>
              <w:keepNext/>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水路</w:t>
            </w:r>
            <w:r w:rsidRPr="0010005D">
              <w:rPr>
                <w:rFonts w:ascii="Times New Roman" w:eastAsia="宋体" w:hAnsi="Times New Roman" w:cs="Arial"/>
                <w:sz w:val="22"/>
              </w:rPr>
              <w:t>→</w:t>
            </w:r>
            <w:r w:rsidRPr="0010005D">
              <w:rPr>
                <w:rFonts w:ascii="Times New Roman" w:eastAsia="宋体" w:hAnsi="Times New Roman" w:cs="Arial"/>
                <w:sz w:val="22"/>
              </w:rPr>
              <w:t>公路</w:t>
            </w:r>
            <w:r w:rsidRPr="0010005D">
              <w:rPr>
                <w:rFonts w:ascii="Times New Roman" w:eastAsia="宋体" w:hAnsi="Times New Roman" w:cs="Arial"/>
                <w:sz w:val="22"/>
              </w:rPr>
              <w:t>→</w:t>
            </w:r>
            <w:r w:rsidRPr="0010005D">
              <w:rPr>
                <w:rFonts w:ascii="Times New Roman" w:eastAsia="宋体" w:hAnsi="Times New Roman" w:cs="Arial"/>
                <w:sz w:val="22"/>
              </w:rPr>
              <w:t>民航</w:t>
            </w:r>
          </w:p>
        </w:tc>
      </w:tr>
    </w:tbl>
    <w:p w14:paraId="4AE00E33"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从关联舆情路径和发生时间来看，除上述两种模式外，交通领域关联舆情还存在三种显性规律。一是技术故障类舆情事件具备“跨领域恐慌”特性，如公路交通事故舆情有</w:t>
      </w:r>
      <w:r w:rsidRPr="0010005D">
        <w:rPr>
          <w:rFonts w:ascii="Times New Roman" w:eastAsia="宋体" w:hAnsi="Times New Roman" w:cs="仿宋_GB2312" w:hint="eastAsia"/>
          <w:bCs/>
        </w:rPr>
        <w:t>72%</w:t>
      </w:r>
      <w:r w:rsidRPr="0010005D">
        <w:rPr>
          <w:rFonts w:ascii="Times New Roman" w:eastAsia="宋体" w:hAnsi="Times New Roman" w:cs="仿宋_GB2312" w:hint="eastAsia"/>
          <w:bCs/>
        </w:rPr>
        <w:t>概率在</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小时内引发民航领域讨论；二是安检与规则类舆情事件具备“制度对比”效应，如高铁“持刀杀人”事件后，迅速引发了民航“是否进行二次安检”的议题；三是正面救援事件具备“声誉对冲”价值，如水路“船舶救援成功”事件可在</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小时内正向迁移至公路领域，缓解同类事故负面情绪。</w:t>
      </w:r>
    </w:p>
    <w:p w14:paraId="108D969E"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 xml:space="preserve">2. </w:t>
      </w:r>
      <w:r w:rsidRPr="0010005D">
        <w:rPr>
          <w:rFonts w:ascii="Times New Roman" w:eastAsia="宋体" w:hAnsi="Times New Roman" w:cs="仿宋_GB2312" w:hint="eastAsia"/>
          <w:b/>
        </w:rPr>
        <w:t>关联舆情迁移时间窗口</w:t>
      </w:r>
    </w:p>
    <w:p w14:paraId="22D7E7F1"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w:t>
      </w:r>
      <w:r w:rsidRPr="0010005D">
        <w:rPr>
          <w:rFonts w:ascii="Times New Roman" w:eastAsia="宋体" w:hAnsi="Times New Roman" w:cs="仿宋_GB2312" w:hint="eastAsia"/>
          <w:bCs/>
        </w:rPr>
        <w:t>129</w:t>
      </w:r>
      <w:r w:rsidRPr="0010005D">
        <w:rPr>
          <w:rFonts w:ascii="Times New Roman" w:eastAsia="宋体" w:hAnsi="Times New Roman" w:cs="仿宋_GB2312" w:hint="eastAsia"/>
          <w:bCs/>
        </w:rPr>
        <w:t>条关联舆情发生事件来看，迁移多发生在主事件爆发后</w:t>
      </w:r>
      <w:r w:rsidRPr="0010005D">
        <w:rPr>
          <w:rFonts w:ascii="Times New Roman" w:eastAsia="宋体" w:hAnsi="Times New Roman" w:cs="仿宋_GB2312" w:hint="eastAsia"/>
          <w:bCs/>
        </w:rPr>
        <w:t>6</w:t>
      </w:r>
      <w:r w:rsidRPr="0010005D">
        <w:rPr>
          <w:rFonts w:ascii="Times New Roman" w:eastAsia="宋体" w:hAnsi="Times New Roman" w:cs="仿宋_GB2312" w:hint="eastAsia"/>
          <w:bCs/>
        </w:rPr>
        <w:t>至</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小时内。其中，技术类舆情迁移速度最快，平均在主事件发生</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小时后，这与技术议题具备高度通用性相关；服务类事件诱发的舆情迁移较慢，平均在</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小时后，需经过社交媒体讨论发酵；救援类事件迁移最慢，平均在</w:t>
      </w:r>
      <w:r w:rsidRPr="0010005D">
        <w:rPr>
          <w:rFonts w:ascii="Times New Roman" w:eastAsia="宋体" w:hAnsi="Times New Roman" w:cs="仿宋_GB2312" w:hint="eastAsia"/>
          <w:bCs/>
        </w:rPr>
        <w:t>48</w:t>
      </w:r>
      <w:r w:rsidRPr="0010005D">
        <w:rPr>
          <w:rFonts w:ascii="Times New Roman" w:eastAsia="宋体" w:hAnsi="Times New Roman" w:cs="仿宋_GB2312" w:hint="eastAsia"/>
          <w:bCs/>
        </w:rPr>
        <w:t>小时后，且多为正向迁移，不易引发次生舆情。</w:t>
      </w:r>
    </w:p>
    <w:p w14:paraId="4FE9D966"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从平台来看，</w:t>
      </w:r>
      <w:proofErr w:type="gramStart"/>
      <w:r w:rsidRPr="0010005D">
        <w:rPr>
          <w:rFonts w:ascii="Times New Roman" w:eastAsia="宋体" w:hAnsi="Times New Roman" w:cs="仿宋_GB2312" w:hint="eastAsia"/>
          <w:bCs/>
        </w:rPr>
        <w:t>微博最</w:t>
      </w:r>
      <w:proofErr w:type="gramEnd"/>
      <w:r w:rsidRPr="0010005D">
        <w:rPr>
          <w:rFonts w:ascii="Times New Roman" w:eastAsia="宋体" w:hAnsi="Times New Roman" w:cs="仿宋_GB2312" w:hint="eastAsia"/>
          <w:bCs/>
        </w:rPr>
        <w:t>容易发挥关联舆情“放大器”的作用，特别是其热</w:t>
      </w:r>
      <w:proofErr w:type="gramStart"/>
      <w:r w:rsidRPr="0010005D">
        <w:rPr>
          <w:rFonts w:ascii="Times New Roman" w:eastAsia="宋体" w:hAnsi="Times New Roman" w:cs="仿宋_GB2312" w:hint="eastAsia"/>
          <w:bCs/>
        </w:rPr>
        <w:t>搜</w:t>
      </w:r>
      <w:proofErr w:type="gramEnd"/>
      <w:r w:rsidRPr="0010005D">
        <w:rPr>
          <w:rFonts w:ascii="Times New Roman" w:eastAsia="宋体" w:hAnsi="Times New Roman" w:cs="仿宋_GB2312" w:hint="eastAsia"/>
          <w:bCs/>
        </w:rPr>
        <w:t>机制与话题标签使得跨领域同类话题可在</w:t>
      </w:r>
      <w:r w:rsidRPr="0010005D">
        <w:rPr>
          <w:rFonts w:ascii="Times New Roman" w:eastAsia="宋体" w:hAnsi="Times New Roman" w:cs="仿宋_GB2312" w:hint="eastAsia"/>
          <w:bCs/>
        </w:rPr>
        <w:t>6</w:t>
      </w:r>
      <w:r w:rsidRPr="0010005D">
        <w:rPr>
          <w:rFonts w:ascii="Times New Roman" w:eastAsia="宋体" w:hAnsi="Times New Roman" w:cs="仿宋_GB2312" w:hint="eastAsia"/>
          <w:bCs/>
        </w:rPr>
        <w:t>小时内集中爆发；社区类平台往往会产生深度讨论类内容，特别是“技术解释”叠加“管理批评”类的内容，一</w:t>
      </w:r>
      <w:r w:rsidRPr="0010005D">
        <w:rPr>
          <w:rFonts w:ascii="Times New Roman" w:eastAsia="宋体" w:hAnsi="Times New Roman" w:cs="仿宋_GB2312" w:hint="eastAsia"/>
          <w:bCs/>
        </w:rPr>
        <w:lastRenderedPageBreak/>
        <w:t>般在主事件发生</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小时后发挥作用，延长关联舆情生命周期；短视频类平台因算法机制，往往会通过强化情绪共鸣、促进关联舆情热度升高。</w:t>
      </w:r>
    </w:p>
    <w:p w14:paraId="5945F785" w14:textId="77777777" w:rsidR="00527DAD" w:rsidRPr="0010005D" w:rsidRDefault="00527DAD" w:rsidP="00527DAD">
      <w:pPr>
        <w:spacing w:line="360" w:lineRule="auto"/>
        <w:ind w:firstLineChars="200" w:firstLine="482"/>
        <w:rPr>
          <w:rFonts w:ascii="Times New Roman" w:eastAsia="宋体" w:hAnsi="Times New Roman"/>
          <w:b/>
          <w:bCs/>
        </w:rPr>
      </w:pPr>
      <w:r w:rsidRPr="0010005D">
        <w:rPr>
          <w:rFonts w:ascii="Times New Roman" w:eastAsia="宋体" w:hAnsi="Times New Roman" w:hint="eastAsia"/>
          <w:b/>
          <w:bCs/>
        </w:rPr>
        <w:t>表</w:t>
      </w:r>
      <w:r w:rsidRPr="0010005D">
        <w:rPr>
          <w:rFonts w:ascii="Times New Roman" w:eastAsia="宋体" w:hAnsi="Times New Roman" w:hint="eastAsia"/>
          <w:b/>
          <w:bCs/>
        </w:rPr>
        <w:t>20</w:t>
      </w:r>
      <w:r w:rsidRPr="0010005D">
        <w:rPr>
          <w:rFonts w:ascii="Times New Roman" w:eastAsia="宋体" w:hAnsi="Times New Roman" w:hint="eastAsia"/>
          <w:b/>
          <w:bCs/>
        </w:rPr>
        <w:t>：</w:t>
      </w:r>
      <w:r w:rsidRPr="0010005D">
        <w:rPr>
          <w:rFonts w:ascii="Times New Roman" w:eastAsia="宋体" w:hAnsi="Times New Roman" w:hint="eastAsia"/>
          <w:b/>
          <w:bCs/>
        </w:rPr>
        <w:t xml:space="preserve"> </w:t>
      </w:r>
      <w:r w:rsidRPr="0010005D">
        <w:rPr>
          <w:rFonts w:ascii="Times New Roman" w:eastAsia="宋体" w:hAnsi="Times New Roman" w:hint="eastAsia"/>
          <w:b/>
          <w:bCs/>
        </w:rPr>
        <w:t>关联舆情特征</w:t>
      </w:r>
    </w:p>
    <w:tbl>
      <w:tblPr>
        <w:tblW w:w="8521"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390"/>
        <w:gridCol w:w="7131"/>
      </w:tblGrid>
      <w:tr w:rsidR="00527DAD" w:rsidRPr="0010005D" w14:paraId="3B776A0F" w14:textId="77777777" w:rsidTr="00C00EE5">
        <w:trPr>
          <w:tblHeader/>
          <w:jc w:val="center"/>
        </w:trPr>
        <w:tc>
          <w:tcPr>
            <w:tcW w:w="1390" w:type="dxa"/>
            <w:tcBorders>
              <w:top w:val="single" w:sz="2" w:space="0" w:color="auto"/>
              <w:bottom w:val="single" w:sz="2" w:space="0" w:color="auto"/>
            </w:tcBorders>
            <w:tcMar>
              <w:top w:w="60" w:type="dxa"/>
              <w:left w:w="120" w:type="dxa"/>
              <w:bottom w:w="30" w:type="dxa"/>
              <w:right w:w="120" w:type="dxa"/>
            </w:tcMar>
            <w:vAlign w:val="center"/>
          </w:tcPr>
          <w:p w14:paraId="6C357E82"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特征</w:t>
            </w:r>
          </w:p>
        </w:tc>
        <w:tc>
          <w:tcPr>
            <w:tcW w:w="7131" w:type="dxa"/>
            <w:tcBorders>
              <w:top w:val="single" w:sz="2" w:space="0" w:color="auto"/>
              <w:bottom w:val="single" w:sz="2" w:space="0" w:color="auto"/>
            </w:tcBorders>
            <w:tcMar>
              <w:top w:w="60" w:type="dxa"/>
              <w:left w:w="120" w:type="dxa"/>
              <w:bottom w:w="30" w:type="dxa"/>
              <w:right w:w="120" w:type="dxa"/>
            </w:tcMar>
            <w:vAlign w:val="center"/>
          </w:tcPr>
          <w:p w14:paraId="5B432F38"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说明</w:t>
            </w:r>
          </w:p>
        </w:tc>
      </w:tr>
      <w:tr w:rsidR="00527DAD" w:rsidRPr="0010005D" w14:paraId="1BA38CEA" w14:textId="77777777" w:rsidTr="00C00EE5">
        <w:trPr>
          <w:jc w:val="center"/>
        </w:trPr>
        <w:tc>
          <w:tcPr>
            <w:tcW w:w="1390" w:type="dxa"/>
            <w:tcBorders>
              <w:top w:val="single" w:sz="2" w:space="0" w:color="auto"/>
            </w:tcBorders>
            <w:tcMar>
              <w:top w:w="60" w:type="dxa"/>
              <w:left w:w="120" w:type="dxa"/>
              <w:bottom w:w="30" w:type="dxa"/>
              <w:right w:w="120" w:type="dxa"/>
            </w:tcMar>
            <w:vAlign w:val="center"/>
          </w:tcPr>
          <w:p w14:paraId="6F2C9ECF"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b/>
                <w:sz w:val="22"/>
              </w:rPr>
              <w:t>延迟性</w:t>
            </w:r>
          </w:p>
        </w:tc>
        <w:tc>
          <w:tcPr>
            <w:tcW w:w="7131" w:type="dxa"/>
            <w:tcBorders>
              <w:top w:val="single" w:sz="2" w:space="0" w:color="auto"/>
            </w:tcBorders>
            <w:tcMar>
              <w:top w:w="60" w:type="dxa"/>
              <w:left w:w="120" w:type="dxa"/>
              <w:bottom w:w="30" w:type="dxa"/>
              <w:right w:w="120" w:type="dxa"/>
            </w:tcMar>
            <w:vAlign w:val="center"/>
          </w:tcPr>
          <w:p w14:paraId="1DD5517B"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关联舆情通常在主事件</w:t>
            </w:r>
            <w:r w:rsidRPr="0010005D">
              <w:rPr>
                <w:rFonts w:ascii="Times New Roman" w:eastAsia="宋体" w:hAnsi="Times New Roman" w:cs="Arial"/>
                <w:sz w:val="22"/>
              </w:rPr>
              <w:t>24~48</w:t>
            </w:r>
            <w:r w:rsidRPr="0010005D">
              <w:rPr>
                <w:rFonts w:ascii="Times New Roman" w:eastAsia="宋体" w:hAnsi="Times New Roman" w:cs="Arial"/>
                <w:sz w:val="22"/>
              </w:rPr>
              <w:t>小时后</w:t>
            </w:r>
            <w:r w:rsidRPr="0010005D">
              <w:rPr>
                <w:rFonts w:ascii="Times New Roman" w:eastAsia="宋体" w:hAnsi="Times New Roman" w:cs="Arial"/>
                <w:sz w:val="22"/>
              </w:rPr>
              <w:t>**</w:t>
            </w:r>
            <w:r w:rsidRPr="0010005D">
              <w:rPr>
                <w:rFonts w:ascii="Times New Roman" w:eastAsia="宋体" w:hAnsi="Times New Roman" w:cs="Arial"/>
                <w:sz w:val="22"/>
              </w:rPr>
              <w:t>爆发</w:t>
            </w:r>
          </w:p>
        </w:tc>
      </w:tr>
      <w:tr w:rsidR="00527DAD" w:rsidRPr="0010005D" w14:paraId="3010A965" w14:textId="77777777" w:rsidTr="00C00EE5">
        <w:trPr>
          <w:jc w:val="center"/>
        </w:trPr>
        <w:tc>
          <w:tcPr>
            <w:tcW w:w="1390" w:type="dxa"/>
            <w:tcMar>
              <w:top w:w="60" w:type="dxa"/>
              <w:left w:w="120" w:type="dxa"/>
              <w:bottom w:w="30" w:type="dxa"/>
              <w:right w:w="120" w:type="dxa"/>
            </w:tcMar>
            <w:vAlign w:val="center"/>
          </w:tcPr>
          <w:p w14:paraId="6C61AD72"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b/>
                <w:sz w:val="22"/>
              </w:rPr>
              <w:t>类比性</w:t>
            </w:r>
          </w:p>
        </w:tc>
        <w:tc>
          <w:tcPr>
            <w:tcW w:w="7131" w:type="dxa"/>
            <w:tcMar>
              <w:top w:w="60" w:type="dxa"/>
              <w:left w:w="120" w:type="dxa"/>
              <w:bottom w:w="30" w:type="dxa"/>
              <w:right w:w="120" w:type="dxa"/>
            </w:tcMar>
            <w:vAlign w:val="center"/>
          </w:tcPr>
          <w:p w14:paraId="7A47D058"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用</w:t>
            </w:r>
            <w:r w:rsidRPr="0010005D">
              <w:rPr>
                <w:rFonts w:ascii="Times New Roman" w:eastAsia="宋体" w:hAnsi="Times New Roman" w:cs="Arial"/>
                <w:sz w:val="22"/>
              </w:rPr>
              <w:t>A</w:t>
            </w:r>
            <w:r w:rsidRPr="0010005D">
              <w:rPr>
                <w:rFonts w:ascii="Times New Roman" w:eastAsia="宋体" w:hAnsi="Times New Roman" w:cs="Arial"/>
                <w:sz w:val="22"/>
              </w:rPr>
              <w:t>领域事件质疑</w:t>
            </w:r>
            <w:r w:rsidRPr="0010005D">
              <w:rPr>
                <w:rFonts w:ascii="Times New Roman" w:eastAsia="宋体" w:hAnsi="Times New Roman" w:cs="Arial"/>
                <w:sz w:val="22"/>
              </w:rPr>
              <w:t>B</w:t>
            </w:r>
            <w:r w:rsidRPr="0010005D">
              <w:rPr>
                <w:rFonts w:ascii="Times New Roman" w:eastAsia="宋体" w:hAnsi="Times New Roman" w:cs="Arial"/>
                <w:sz w:val="22"/>
              </w:rPr>
              <w:t>领域</w:t>
            </w:r>
            <w:r w:rsidRPr="0010005D">
              <w:rPr>
                <w:rFonts w:ascii="Times New Roman" w:eastAsia="宋体" w:hAnsi="Times New Roman" w:cs="Arial"/>
                <w:sz w:val="22"/>
              </w:rPr>
              <w:t>“</w:t>
            </w:r>
            <w:r w:rsidRPr="0010005D">
              <w:rPr>
                <w:rFonts w:ascii="Times New Roman" w:eastAsia="宋体" w:hAnsi="Times New Roman" w:cs="Arial"/>
                <w:sz w:val="22"/>
              </w:rPr>
              <w:t>是否也存在类似问题</w:t>
            </w:r>
            <w:r w:rsidRPr="0010005D">
              <w:rPr>
                <w:rFonts w:ascii="Times New Roman" w:eastAsia="宋体" w:hAnsi="Times New Roman" w:cs="Arial"/>
                <w:sz w:val="22"/>
              </w:rPr>
              <w:t>”</w:t>
            </w:r>
          </w:p>
        </w:tc>
      </w:tr>
      <w:tr w:rsidR="00527DAD" w:rsidRPr="0010005D" w14:paraId="548E88B5" w14:textId="77777777" w:rsidTr="00C00EE5">
        <w:trPr>
          <w:jc w:val="center"/>
        </w:trPr>
        <w:tc>
          <w:tcPr>
            <w:tcW w:w="1390" w:type="dxa"/>
            <w:tcMar>
              <w:top w:w="60" w:type="dxa"/>
              <w:left w:w="120" w:type="dxa"/>
              <w:bottom w:w="30" w:type="dxa"/>
              <w:right w:w="120" w:type="dxa"/>
            </w:tcMar>
            <w:vAlign w:val="center"/>
          </w:tcPr>
          <w:p w14:paraId="0A3F510D"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b/>
                <w:sz w:val="22"/>
              </w:rPr>
              <w:t>标签化</w:t>
            </w:r>
          </w:p>
        </w:tc>
        <w:tc>
          <w:tcPr>
            <w:tcW w:w="7131" w:type="dxa"/>
            <w:tcMar>
              <w:top w:w="60" w:type="dxa"/>
              <w:left w:w="120" w:type="dxa"/>
              <w:bottom w:w="30" w:type="dxa"/>
              <w:right w:w="120" w:type="dxa"/>
            </w:tcMar>
            <w:vAlign w:val="center"/>
          </w:tcPr>
          <w:p w14:paraId="3A150C88"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跨领域使用同一标签，如</w:t>
            </w:r>
            <w:r w:rsidRPr="0010005D">
              <w:rPr>
                <w:rFonts w:ascii="Times New Roman" w:eastAsia="宋体" w:hAnsi="Times New Roman" w:cs="Arial"/>
                <w:sz w:val="22"/>
              </w:rPr>
              <w:t>“</w:t>
            </w:r>
            <w:r w:rsidRPr="0010005D">
              <w:rPr>
                <w:rFonts w:ascii="Times New Roman" w:eastAsia="宋体" w:hAnsi="Times New Roman" w:cs="Arial"/>
                <w:sz w:val="22"/>
              </w:rPr>
              <w:t>形式主义</w:t>
            </w:r>
            <w:r w:rsidRPr="0010005D">
              <w:rPr>
                <w:rFonts w:ascii="Times New Roman" w:eastAsia="宋体" w:hAnsi="Times New Roman" w:cs="Arial"/>
                <w:sz w:val="22"/>
              </w:rPr>
              <w:t>”“</w:t>
            </w:r>
            <w:r w:rsidRPr="0010005D">
              <w:rPr>
                <w:rFonts w:ascii="Times New Roman" w:eastAsia="宋体" w:hAnsi="Times New Roman" w:cs="Arial"/>
                <w:sz w:val="22"/>
              </w:rPr>
              <w:t>监管失职</w:t>
            </w:r>
            <w:r w:rsidRPr="0010005D">
              <w:rPr>
                <w:rFonts w:ascii="Times New Roman" w:eastAsia="宋体" w:hAnsi="Times New Roman" w:cs="Arial"/>
                <w:sz w:val="22"/>
              </w:rPr>
              <w:t>”“</w:t>
            </w:r>
            <w:r w:rsidRPr="0010005D">
              <w:rPr>
                <w:rFonts w:ascii="Times New Roman" w:eastAsia="宋体" w:hAnsi="Times New Roman" w:cs="Arial"/>
                <w:sz w:val="22"/>
              </w:rPr>
              <w:t>技术翻车</w:t>
            </w:r>
            <w:r w:rsidRPr="0010005D">
              <w:rPr>
                <w:rFonts w:ascii="Times New Roman" w:eastAsia="宋体" w:hAnsi="Times New Roman" w:cs="Arial"/>
                <w:sz w:val="22"/>
              </w:rPr>
              <w:t>”</w:t>
            </w:r>
          </w:p>
        </w:tc>
      </w:tr>
      <w:tr w:rsidR="00527DAD" w:rsidRPr="0010005D" w14:paraId="0037A093" w14:textId="77777777" w:rsidTr="00C00EE5">
        <w:trPr>
          <w:jc w:val="center"/>
        </w:trPr>
        <w:tc>
          <w:tcPr>
            <w:tcW w:w="1390" w:type="dxa"/>
            <w:tcMar>
              <w:top w:w="60" w:type="dxa"/>
              <w:left w:w="120" w:type="dxa"/>
              <w:bottom w:w="30" w:type="dxa"/>
              <w:right w:w="120" w:type="dxa"/>
            </w:tcMar>
            <w:vAlign w:val="center"/>
          </w:tcPr>
          <w:p w14:paraId="7B1F76A5" w14:textId="77777777" w:rsidR="00527DAD" w:rsidRPr="0010005D" w:rsidRDefault="00527DAD" w:rsidP="00C00EE5">
            <w:pPr>
              <w:snapToGrid w:val="0"/>
              <w:spacing w:before="120" w:after="120" w:line="240" w:lineRule="auto"/>
              <w:ind w:firstLine="0"/>
              <w:jc w:val="center"/>
              <w:rPr>
                <w:rFonts w:ascii="Times New Roman" w:eastAsia="宋体" w:hAnsi="Times New Roman"/>
              </w:rPr>
            </w:pPr>
            <w:r w:rsidRPr="0010005D">
              <w:rPr>
                <w:rFonts w:ascii="Times New Roman" w:eastAsia="宋体" w:hAnsi="Times New Roman" w:cs="Arial"/>
                <w:b/>
                <w:sz w:val="22"/>
              </w:rPr>
              <w:t>非对称性</w:t>
            </w:r>
          </w:p>
        </w:tc>
        <w:tc>
          <w:tcPr>
            <w:tcW w:w="7131" w:type="dxa"/>
            <w:tcMar>
              <w:top w:w="60" w:type="dxa"/>
              <w:left w:w="120" w:type="dxa"/>
              <w:bottom w:w="30" w:type="dxa"/>
              <w:right w:w="120" w:type="dxa"/>
            </w:tcMar>
            <w:vAlign w:val="center"/>
          </w:tcPr>
          <w:p w14:paraId="0117918E" w14:textId="77777777" w:rsidR="00527DAD" w:rsidRPr="0010005D" w:rsidRDefault="00527DAD" w:rsidP="00C00EE5">
            <w:pPr>
              <w:snapToGrid w:val="0"/>
              <w:spacing w:before="120" w:after="120" w:line="240" w:lineRule="auto"/>
              <w:ind w:firstLine="0"/>
              <w:jc w:val="center"/>
              <w:rPr>
                <w:rFonts w:ascii="Times New Roman" w:eastAsia="宋体" w:hAnsi="Times New Roman"/>
              </w:rPr>
            </w:pPr>
            <w:r w:rsidRPr="0010005D">
              <w:rPr>
                <w:rFonts w:ascii="Times New Roman" w:eastAsia="宋体" w:hAnsi="Times New Roman" w:cs="Arial"/>
                <w:sz w:val="22"/>
              </w:rPr>
              <w:t>公路、轨道交通易输出舆情，民航、水路多为被关联方</w:t>
            </w:r>
          </w:p>
        </w:tc>
      </w:tr>
      <w:tr w:rsidR="00527DAD" w:rsidRPr="0010005D" w14:paraId="4FA9D7AA" w14:textId="77777777" w:rsidTr="00C00EE5">
        <w:trPr>
          <w:jc w:val="center"/>
        </w:trPr>
        <w:tc>
          <w:tcPr>
            <w:tcW w:w="1390" w:type="dxa"/>
            <w:tcMar>
              <w:top w:w="60" w:type="dxa"/>
              <w:left w:w="120" w:type="dxa"/>
              <w:bottom w:w="30" w:type="dxa"/>
              <w:right w:w="120" w:type="dxa"/>
            </w:tcMar>
            <w:vAlign w:val="center"/>
          </w:tcPr>
          <w:p w14:paraId="7117CC6A"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b/>
                <w:sz w:val="22"/>
              </w:rPr>
              <w:t>情绪极化</w:t>
            </w:r>
          </w:p>
        </w:tc>
        <w:tc>
          <w:tcPr>
            <w:tcW w:w="7131" w:type="dxa"/>
            <w:tcMar>
              <w:top w:w="60" w:type="dxa"/>
              <w:left w:w="120" w:type="dxa"/>
              <w:bottom w:w="30" w:type="dxa"/>
              <w:right w:w="120" w:type="dxa"/>
            </w:tcMar>
            <w:vAlign w:val="center"/>
          </w:tcPr>
          <w:p w14:paraId="3909FFDF"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关联舆情往往比</w:t>
            </w:r>
            <w:proofErr w:type="gramStart"/>
            <w:r w:rsidRPr="0010005D">
              <w:rPr>
                <w:rFonts w:ascii="Times New Roman" w:eastAsia="宋体" w:hAnsi="Times New Roman" w:cs="Arial"/>
                <w:sz w:val="22"/>
              </w:rPr>
              <w:t>原事件</w:t>
            </w:r>
            <w:proofErr w:type="gramEnd"/>
            <w:r w:rsidRPr="0010005D">
              <w:rPr>
                <w:rFonts w:ascii="Times New Roman" w:eastAsia="宋体" w:hAnsi="Times New Roman" w:cs="Arial"/>
                <w:sz w:val="22"/>
              </w:rPr>
              <w:t>更情绪化，</w:t>
            </w:r>
            <w:r w:rsidRPr="0010005D">
              <w:rPr>
                <w:rFonts w:ascii="Times New Roman" w:eastAsia="宋体" w:hAnsi="Times New Roman" w:cs="Arial" w:hint="eastAsia"/>
                <w:sz w:val="22"/>
              </w:rPr>
              <w:t>且</w:t>
            </w:r>
            <w:r w:rsidRPr="0010005D">
              <w:rPr>
                <w:rFonts w:ascii="Times New Roman" w:eastAsia="宋体" w:hAnsi="Times New Roman" w:cs="Arial"/>
                <w:sz w:val="22"/>
              </w:rPr>
              <w:t>脱离具体语境</w:t>
            </w:r>
          </w:p>
        </w:tc>
      </w:tr>
    </w:tbl>
    <w:p w14:paraId="41C383CD"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基于上述规律，本报告建议在监测层面，建立基于关键词的实时跨领域舆情监测系统，重点布控“智驾”“安检”“性别”等高敏词汇；在回应层面，建议制定分领域差异化回应策略，技术类事件需同步专业解读，冲突类</w:t>
      </w:r>
      <w:proofErr w:type="gramStart"/>
      <w:r w:rsidRPr="0010005D">
        <w:rPr>
          <w:rFonts w:ascii="Times New Roman" w:eastAsia="宋体" w:hAnsi="Times New Roman" w:cs="仿宋_GB2312" w:hint="eastAsia"/>
          <w:bCs/>
        </w:rPr>
        <w:t>事件需第一时间</w:t>
      </w:r>
      <w:proofErr w:type="gramEnd"/>
      <w:r w:rsidRPr="0010005D">
        <w:rPr>
          <w:rFonts w:ascii="Times New Roman" w:eastAsia="宋体" w:hAnsi="Times New Roman" w:cs="仿宋_GB2312" w:hint="eastAsia"/>
          <w:bCs/>
        </w:rPr>
        <w:t>回应情绪。</w:t>
      </w:r>
    </w:p>
    <w:p w14:paraId="04A430A9" w14:textId="77777777" w:rsidR="00527DAD" w:rsidRPr="0010005D" w:rsidRDefault="00527DAD" w:rsidP="00527DAD">
      <w:pPr>
        <w:numPr>
          <w:ilvl w:val="0"/>
          <w:numId w:val="4"/>
        </w:numPr>
        <w:spacing w:line="360" w:lineRule="auto"/>
        <w:rPr>
          <w:rFonts w:ascii="Times New Roman" w:eastAsia="宋体" w:hAnsi="Times New Roman" w:cs="黑体"/>
          <w:bCs/>
          <w:sz w:val="28"/>
          <w:szCs w:val="28"/>
        </w:rPr>
      </w:pPr>
      <w:r w:rsidRPr="0010005D">
        <w:rPr>
          <w:rFonts w:ascii="Times New Roman" w:eastAsia="宋体" w:hAnsi="Times New Roman" w:cs="黑体" w:hint="eastAsia"/>
          <w:bCs/>
          <w:sz w:val="28"/>
          <w:szCs w:val="28"/>
        </w:rPr>
        <w:t>次生舆情演化机制</w:t>
      </w:r>
    </w:p>
    <w:p w14:paraId="29EB6710"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在同一舆情事件中，往往会诱发新的舆情，此类“次生”舆情已经成为了交通行业优化网络舆论环境的</w:t>
      </w:r>
      <w:proofErr w:type="gramStart"/>
      <w:r w:rsidRPr="0010005D">
        <w:rPr>
          <w:rFonts w:ascii="Times New Roman" w:eastAsia="宋体" w:hAnsi="Times New Roman" w:cs="仿宋_GB2312" w:hint="eastAsia"/>
          <w:bCs/>
        </w:rPr>
        <w:t>重要关注</w:t>
      </w:r>
      <w:proofErr w:type="gramEnd"/>
      <w:r w:rsidRPr="0010005D">
        <w:rPr>
          <w:rFonts w:ascii="Times New Roman" w:eastAsia="宋体" w:hAnsi="Times New Roman" w:cs="仿宋_GB2312" w:hint="eastAsia"/>
          <w:bCs/>
        </w:rPr>
        <w:t>对象。本报告对</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起舆情样本的次生舆情进行了逐件分析，以“是否有次生舆情”为二分变量；对“次生内容”字段做关键词聚类，辅以“大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介入数量”“关联媒体数量”做强度校正。</w:t>
      </w:r>
    </w:p>
    <w:p w14:paraId="46DD95F9"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1. </w:t>
      </w:r>
      <w:r w:rsidRPr="0010005D">
        <w:rPr>
          <w:rFonts w:ascii="Times New Roman" w:eastAsia="宋体" w:hAnsi="Times New Roman" w:cs="仿宋_GB2312" w:hint="eastAsia"/>
          <w:bCs/>
        </w:rPr>
        <w:t>次生舆情发生率</w:t>
      </w:r>
    </w:p>
    <w:p w14:paraId="3DCF3E09"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卡方检验表明，不同运输方式次生舆情发生率差异具有统计显著性（χ²</w:t>
      </w:r>
      <w:r w:rsidRPr="0010005D">
        <w:rPr>
          <w:rFonts w:ascii="Times New Roman" w:eastAsia="宋体" w:hAnsi="Times New Roman" w:cs="仿宋_GB2312" w:hint="eastAsia"/>
          <w:bCs/>
        </w:rPr>
        <w:t>=12.9</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p=0.005</w:t>
      </w:r>
      <w:r w:rsidRPr="0010005D">
        <w:rPr>
          <w:rFonts w:ascii="Times New Roman" w:eastAsia="宋体" w:hAnsi="Times New Roman" w:cs="仿宋_GB2312" w:hint="eastAsia"/>
          <w:bCs/>
        </w:rPr>
        <w:t>）。总体发生率</w:t>
      </w:r>
      <w:r w:rsidRPr="0010005D">
        <w:rPr>
          <w:rFonts w:ascii="Times New Roman" w:eastAsia="宋体" w:hAnsi="Times New Roman" w:cs="仿宋_GB2312" w:hint="eastAsia"/>
          <w:bCs/>
        </w:rPr>
        <w:t>42.0%</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150/357</w:t>
      </w:r>
      <w:r w:rsidRPr="0010005D">
        <w:rPr>
          <w:rFonts w:ascii="Times New Roman" w:eastAsia="宋体" w:hAnsi="Times New Roman" w:cs="仿宋_GB2312" w:hint="eastAsia"/>
          <w:bCs/>
        </w:rPr>
        <w:t>）。航空最高（</w:t>
      </w:r>
      <w:r w:rsidRPr="0010005D">
        <w:rPr>
          <w:rFonts w:ascii="Times New Roman" w:eastAsia="宋体" w:hAnsi="Times New Roman" w:cs="仿宋_GB2312" w:hint="eastAsia"/>
          <w:bCs/>
        </w:rPr>
        <w:t>61.3%</w:t>
      </w:r>
      <w:r w:rsidRPr="0010005D">
        <w:rPr>
          <w:rFonts w:ascii="Times New Roman" w:eastAsia="宋体" w:hAnsi="Times New Roman" w:cs="仿宋_GB2312" w:hint="eastAsia"/>
          <w:bCs/>
        </w:rPr>
        <w:t>），与其“技术门槛</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高聚集度”双重特征有关；轨道交通次之（</w:t>
      </w:r>
      <w:r w:rsidRPr="0010005D">
        <w:rPr>
          <w:rFonts w:ascii="Times New Roman" w:eastAsia="宋体" w:hAnsi="Times New Roman" w:cs="仿宋_GB2312" w:hint="eastAsia"/>
          <w:bCs/>
        </w:rPr>
        <w:t>46.8%</w:t>
      </w:r>
      <w:r w:rsidRPr="0010005D">
        <w:rPr>
          <w:rFonts w:ascii="Times New Roman" w:eastAsia="宋体" w:hAnsi="Times New Roman" w:cs="仿宋_GB2312" w:hint="eastAsia"/>
          <w:bCs/>
        </w:rPr>
        <w:t>），水路第三（</w:t>
      </w:r>
      <w:r w:rsidRPr="0010005D">
        <w:rPr>
          <w:rFonts w:ascii="Times New Roman" w:eastAsia="宋体" w:hAnsi="Times New Roman" w:cs="仿宋_GB2312" w:hint="eastAsia"/>
          <w:bCs/>
        </w:rPr>
        <w:t>41.2%</w:t>
      </w:r>
      <w:r w:rsidRPr="0010005D">
        <w:rPr>
          <w:rFonts w:ascii="Times New Roman" w:eastAsia="宋体" w:hAnsi="Times New Roman" w:cs="仿宋_GB2312" w:hint="eastAsia"/>
          <w:bCs/>
        </w:rPr>
        <w:t>），公路最低（</w:t>
      </w:r>
      <w:r w:rsidRPr="0010005D">
        <w:rPr>
          <w:rFonts w:ascii="Times New Roman" w:eastAsia="宋体" w:hAnsi="Times New Roman" w:cs="仿宋_GB2312" w:hint="eastAsia"/>
          <w:bCs/>
        </w:rPr>
        <w:t>30.9%</w:t>
      </w:r>
      <w:r w:rsidRPr="0010005D">
        <w:rPr>
          <w:rFonts w:ascii="Times New Roman" w:eastAsia="宋体" w:hAnsi="Times New Roman" w:cs="仿宋_GB2312" w:hint="eastAsia"/>
          <w:bCs/>
        </w:rPr>
        <w:t>），与其“事件碎片化、场景分散”特征一致。这与各方式“技术门槛”“涉外属性”“公共场景封闭性”密切相关，本报告建议作为风险分级前置指标。</w:t>
      </w:r>
    </w:p>
    <w:p w14:paraId="528BAB2C"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lastRenderedPageBreak/>
        <w:t xml:space="preserve">2. </w:t>
      </w:r>
      <w:r w:rsidRPr="0010005D">
        <w:rPr>
          <w:rFonts w:ascii="Times New Roman" w:eastAsia="宋体" w:hAnsi="Times New Roman" w:cs="仿宋_GB2312" w:hint="eastAsia"/>
          <w:bCs/>
        </w:rPr>
        <w:t>媒体与大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介入效应</w:t>
      </w:r>
    </w:p>
    <w:p w14:paraId="533290E6"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以“关联媒体数量”与“大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介入数量”作为传播强度代理变量，</w:t>
      </w:r>
      <w:r w:rsidRPr="0010005D">
        <w:rPr>
          <w:rFonts w:ascii="Times New Roman" w:eastAsia="宋体" w:hAnsi="Times New Roman" w:cs="仿宋_GB2312" w:hint="eastAsia"/>
          <w:bCs/>
        </w:rPr>
        <w:t>Spearman</w:t>
      </w:r>
      <w:r w:rsidRPr="0010005D">
        <w:rPr>
          <w:rFonts w:ascii="Times New Roman" w:eastAsia="宋体" w:hAnsi="Times New Roman" w:cs="仿宋_GB2312" w:hint="eastAsia"/>
          <w:bCs/>
        </w:rPr>
        <w:t>检验显示，关联</w:t>
      </w:r>
      <w:proofErr w:type="gramStart"/>
      <w:r w:rsidRPr="0010005D">
        <w:rPr>
          <w:rFonts w:ascii="Times New Roman" w:eastAsia="宋体" w:hAnsi="Times New Roman" w:cs="仿宋_GB2312" w:hint="eastAsia"/>
          <w:bCs/>
        </w:rPr>
        <w:t>媒体每</w:t>
      </w:r>
      <w:proofErr w:type="gramEnd"/>
      <w:r w:rsidRPr="0010005D">
        <w:rPr>
          <w:rFonts w:ascii="Times New Roman" w:eastAsia="宋体" w:hAnsi="Times New Roman" w:cs="仿宋_GB2312" w:hint="eastAsia"/>
          <w:bCs/>
        </w:rPr>
        <w:t>增加</w:t>
      </w:r>
      <w:r w:rsidRPr="0010005D">
        <w:rPr>
          <w:rFonts w:ascii="Times New Roman" w:eastAsia="宋体" w:hAnsi="Times New Roman" w:cs="仿宋_GB2312" w:hint="eastAsia"/>
          <w:bCs/>
        </w:rPr>
        <w:t>10</w:t>
      </w:r>
      <w:r w:rsidRPr="0010005D">
        <w:rPr>
          <w:rFonts w:ascii="Times New Roman" w:eastAsia="宋体" w:hAnsi="Times New Roman" w:cs="仿宋_GB2312" w:hint="eastAsia"/>
          <w:bCs/>
        </w:rPr>
        <w:t>家，热度时长平均延长</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小时（ρ</w:t>
      </w:r>
      <w:r w:rsidRPr="0010005D">
        <w:rPr>
          <w:rFonts w:ascii="Times New Roman" w:eastAsia="宋体" w:hAnsi="Times New Roman" w:cs="仿宋_GB2312" w:hint="eastAsia"/>
          <w:bCs/>
        </w:rPr>
        <w:t>=0.42</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p&lt;0.001</w:t>
      </w:r>
      <w:r w:rsidRPr="0010005D">
        <w:rPr>
          <w:rFonts w:ascii="Times New Roman" w:eastAsia="宋体" w:hAnsi="Times New Roman" w:cs="仿宋_GB2312" w:hint="eastAsia"/>
          <w:bCs/>
        </w:rPr>
        <w:t>）；大</w:t>
      </w:r>
      <w:r w:rsidRPr="0010005D">
        <w:rPr>
          <w:rFonts w:ascii="Times New Roman" w:eastAsia="宋体" w:hAnsi="Times New Roman" w:cs="仿宋_GB2312" w:hint="eastAsia"/>
          <w:bCs/>
        </w:rPr>
        <w:t>V20</w:t>
      </w:r>
      <w:r w:rsidRPr="0010005D">
        <w:rPr>
          <w:rFonts w:ascii="Times New Roman" w:eastAsia="宋体" w:hAnsi="Times New Roman" w:cs="仿宋_GB2312" w:hint="eastAsia"/>
          <w:bCs/>
        </w:rPr>
        <w:t>人及以上时，事件进入长周期（</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小时及以上）的概率提高</w:t>
      </w:r>
      <w:r w:rsidRPr="0010005D">
        <w:rPr>
          <w:rFonts w:ascii="Times New Roman" w:eastAsia="宋体" w:hAnsi="Times New Roman" w:cs="仿宋_GB2312" w:hint="eastAsia"/>
          <w:bCs/>
        </w:rPr>
        <w:t>3.1</w:t>
      </w:r>
      <w:r w:rsidRPr="0010005D">
        <w:rPr>
          <w:rFonts w:ascii="Times New Roman" w:eastAsia="宋体" w:hAnsi="Times New Roman" w:cs="仿宋_GB2312" w:hint="eastAsia"/>
          <w:bCs/>
        </w:rPr>
        <w:t>倍。上述关系为“强度</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剂量”线性假设提供经验支持，亦说明“媒体</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”共振是热度外溢的关键节点。从数据中可见，关联媒体与大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数量可作为“热度延长”的先导指标；建议监测平台设置“</w:t>
      </w:r>
      <w:r w:rsidRPr="0010005D">
        <w:rPr>
          <w:rFonts w:ascii="Times New Roman" w:eastAsia="宋体" w:hAnsi="Times New Roman" w:cs="仿宋_GB2312" w:hint="eastAsia"/>
          <w:bCs/>
        </w:rPr>
        <w:t>10</w:t>
      </w:r>
      <w:r w:rsidRPr="0010005D">
        <w:rPr>
          <w:rFonts w:ascii="Times New Roman" w:eastAsia="宋体" w:hAnsi="Times New Roman" w:cs="仿宋_GB2312" w:hint="eastAsia"/>
          <w:bCs/>
        </w:rPr>
        <w:t>家媒体</w:t>
      </w:r>
      <w:r w:rsidRPr="0010005D">
        <w:rPr>
          <w:rFonts w:ascii="Times New Roman" w:eastAsia="宋体" w:hAnsi="Times New Roman" w:cs="仿宋_GB2312" w:hint="eastAsia"/>
          <w:bCs/>
        </w:rPr>
        <w:t>+20</w:t>
      </w:r>
      <w:r w:rsidRPr="0010005D">
        <w:rPr>
          <w:rFonts w:ascii="Times New Roman" w:eastAsia="宋体" w:hAnsi="Times New Roman" w:cs="仿宋_GB2312" w:hint="eastAsia"/>
          <w:bCs/>
        </w:rPr>
        <w:t>个大</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”双阈值自动报警。</w:t>
      </w:r>
    </w:p>
    <w:p w14:paraId="55EDA032"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 xml:space="preserve">3. </w:t>
      </w:r>
      <w:r w:rsidRPr="0010005D">
        <w:rPr>
          <w:rFonts w:ascii="Times New Roman" w:eastAsia="宋体" w:hAnsi="Times New Roman" w:cs="仿宋_GB2312" w:hint="eastAsia"/>
          <w:bCs/>
        </w:rPr>
        <w:t>次生舆情触发机制</w:t>
      </w:r>
    </w:p>
    <w:p w14:paraId="1827736F"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对</w:t>
      </w:r>
      <w:r w:rsidRPr="0010005D">
        <w:rPr>
          <w:rFonts w:ascii="Times New Roman" w:eastAsia="宋体" w:hAnsi="Times New Roman" w:cs="仿宋_GB2312" w:hint="eastAsia"/>
          <w:bCs/>
        </w:rPr>
        <w:t>150</w:t>
      </w:r>
      <w:r w:rsidRPr="0010005D">
        <w:rPr>
          <w:rFonts w:ascii="Times New Roman" w:eastAsia="宋体" w:hAnsi="Times New Roman" w:cs="仿宋_GB2312" w:hint="eastAsia"/>
          <w:bCs/>
        </w:rPr>
        <w:t>起次生事件按“次生内容”字段做关键词聚类，可归为</w:t>
      </w:r>
      <w:r w:rsidRPr="0010005D">
        <w:rPr>
          <w:rFonts w:ascii="Times New Roman" w:eastAsia="宋体" w:hAnsi="Times New Roman" w:cs="仿宋_GB2312" w:hint="eastAsia"/>
          <w:bCs/>
        </w:rPr>
        <w:t>6</w:t>
      </w:r>
      <w:r w:rsidRPr="0010005D">
        <w:rPr>
          <w:rFonts w:ascii="Times New Roman" w:eastAsia="宋体" w:hAnsi="Times New Roman" w:cs="仿宋_GB2312" w:hint="eastAsia"/>
          <w:bCs/>
        </w:rPr>
        <w:t>种机制。其中“技术细节缺失”占比最高（</w:t>
      </w:r>
      <w:r w:rsidRPr="0010005D">
        <w:rPr>
          <w:rFonts w:ascii="Times New Roman" w:eastAsia="宋体" w:hAnsi="Times New Roman" w:cs="仿宋_GB2312" w:hint="eastAsia"/>
          <w:bCs/>
        </w:rPr>
        <w:t>22.7%</w:t>
      </w:r>
      <w:r w:rsidRPr="0010005D">
        <w:rPr>
          <w:rFonts w:ascii="Times New Roman" w:eastAsia="宋体" w:hAnsi="Times New Roman" w:cs="仿宋_GB2312" w:hint="eastAsia"/>
          <w:bCs/>
        </w:rPr>
        <w:t>），且平均延长热度</w:t>
      </w:r>
      <w:r w:rsidRPr="0010005D">
        <w:rPr>
          <w:rFonts w:ascii="Times New Roman" w:eastAsia="宋体" w:hAnsi="Times New Roman" w:cs="仿宋_GB2312" w:hint="eastAsia"/>
          <w:bCs/>
        </w:rPr>
        <w:t>14.2</w:t>
      </w:r>
      <w:r w:rsidRPr="0010005D">
        <w:rPr>
          <w:rFonts w:ascii="Times New Roman" w:eastAsia="宋体" w:hAnsi="Times New Roman" w:cs="仿宋_GB2312" w:hint="eastAsia"/>
          <w:bCs/>
        </w:rPr>
        <w:t>小时；“经济连锁反应”虽仅占</w:t>
      </w:r>
      <w:r w:rsidRPr="0010005D">
        <w:rPr>
          <w:rFonts w:ascii="Times New Roman" w:eastAsia="宋体" w:hAnsi="Times New Roman" w:cs="仿宋_GB2312" w:hint="eastAsia"/>
          <w:bCs/>
        </w:rPr>
        <w:t>13.3%</w:t>
      </w:r>
      <w:r w:rsidRPr="0010005D">
        <w:rPr>
          <w:rFonts w:ascii="Times New Roman" w:eastAsia="宋体" w:hAnsi="Times New Roman" w:cs="仿宋_GB2312" w:hint="eastAsia"/>
          <w:bCs/>
        </w:rPr>
        <w:t>，但延长效应最大（</w:t>
      </w:r>
      <w:r w:rsidRPr="0010005D">
        <w:rPr>
          <w:rFonts w:ascii="Times New Roman" w:eastAsia="宋体" w:hAnsi="Times New Roman" w:cs="仿宋_GB2312" w:hint="eastAsia"/>
          <w:bCs/>
        </w:rPr>
        <w:t>+21.6</w:t>
      </w:r>
      <w:r w:rsidRPr="0010005D">
        <w:rPr>
          <w:rFonts w:ascii="Times New Roman" w:eastAsia="宋体" w:hAnsi="Times New Roman" w:cs="仿宋_GB2312" w:hint="eastAsia"/>
          <w:bCs/>
        </w:rPr>
        <w:t>小时）。不同机制对应的“完全平息率”差异悬殊（</w:t>
      </w:r>
      <w:r w:rsidRPr="0010005D">
        <w:rPr>
          <w:rFonts w:ascii="Times New Roman" w:eastAsia="宋体" w:hAnsi="Times New Roman" w:cs="仿宋_GB2312" w:hint="eastAsia"/>
          <w:bCs/>
        </w:rPr>
        <w:t>22%-40%</w:t>
      </w:r>
      <w:r w:rsidRPr="0010005D">
        <w:rPr>
          <w:rFonts w:ascii="Times New Roman" w:eastAsia="宋体" w:hAnsi="Times New Roman" w:cs="仿宋_GB2312" w:hint="eastAsia"/>
          <w:bCs/>
        </w:rPr>
        <w:t>），提示回应策略</w:t>
      </w:r>
      <w:proofErr w:type="gramStart"/>
      <w:r w:rsidRPr="0010005D">
        <w:rPr>
          <w:rFonts w:ascii="Times New Roman" w:eastAsia="宋体" w:hAnsi="Times New Roman" w:cs="仿宋_GB2312" w:hint="eastAsia"/>
          <w:bCs/>
        </w:rPr>
        <w:t>需机制</w:t>
      </w:r>
      <w:proofErr w:type="gramEnd"/>
      <w:r w:rsidRPr="0010005D">
        <w:rPr>
          <w:rFonts w:ascii="Times New Roman" w:eastAsia="宋体" w:hAnsi="Times New Roman" w:cs="仿宋_GB2312" w:hint="eastAsia"/>
          <w:bCs/>
        </w:rPr>
        <w:t>对口。</w:t>
      </w:r>
    </w:p>
    <w:p w14:paraId="3C8437ED" w14:textId="77777777" w:rsidR="00527DAD" w:rsidRPr="0010005D" w:rsidRDefault="00527DAD" w:rsidP="00527DAD">
      <w:pPr>
        <w:spacing w:before="120" w:after="120" w:line="288" w:lineRule="auto"/>
        <w:ind w:firstLine="0"/>
        <w:jc w:val="both"/>
        <w:rPr>
          <w:rFonts w:ascii="Times New Roman" w:eastAsia="宋体" w:hAnsi="Times New Roman"/>
        </w:rPr>
      </w:pPr>
      <w:r w:rsidRPr="0010005D">
        <w:rPr>
          <w:rFonts w:ascii="Times New Roman" w:eastAsia="宋体" w:hAnsi="Times New Roman" w:cs="Arial"/>
          <w:sz w:val="22"/>
        </w:rPr>
        <w:t>表</w:t>
      </w:r>
      <w:r w:rsidRPr="0010005D">
        <w:rPr>
          <w:rFonts w:ascii="Times New Roman" w:eastAsia="宋体" w:hAnsi="Times New Roman" w:cs="Arial" w:hint="eastAsia"/>
          <w:sz w:val="22"/>
        </w:rPr>
        <w:t>21</w:t>
      </w:r>
      <w:r w:rsidRPr="0010005D">
        <w:rPr>
          <w:rFonts w:ascii="Times New Roman" w:eastAsia="宋体" w:hAnsi="Times New Roman" w:cs="Arial" w:hint="eastAsia"/>
          <w:sz w:val="22"/>
        </w:rPr>
        <w:t>：</w:t>
      </w:r>
      <w:r w:rsidRPr="0010005D">
        <w:rPr>
          <w:rFonts w:ascii="Times New Roman" w:eastAsia="宋体" w:hAnsi="Times New Roman" w:cs="Arial"/>
          <w:sz w:val="22"/>
        </w:rPr>
        <w:t>次生舆情机制分布与效应（</w:t>
      </w:r>
      <w:r w:rsidRPr="0010005D">
        <w:rPr>
          <w:rFonts w:ascii="Times New Roman" w:eastAsia="宋体" w:hAnsi="Times New Roman" w:cs="Arial"/>
          <w:sz w:val="22"/>
        </w:rPr>
        <w:t>n=150</w:t>
      </w:r>
      <w:r w:rsidRPr="0010005D">
        <w:rPr>
          <w:rFonts w:ascii="Times New Roman" w:eastAsia="宋体" w:hAnsi="Times New Roman" w:cs="Arial"/>
          <w:sz w:val="22"/>
        </w:rPr>
        <w:t>）</w:t>
      </w:r>
    </w:p>
    <w:tbl>
      <w:tblPr>
        <w:tblW w:w="8553"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206"/>
        <w:gridCol w:w="2367"/>
        <w:gridCol w:w="797"/>
        <w:gridCol w:w="625"/>
        <w:gridCol w:w="2324"/>
        <w:gridCol w:w="1234"/>
      </w:tblGrid>
      <w:tr w:rsidR="00527DAD" w:rsidRPr="0010005D" w14:paraId="29806E04" w14:textId="77777777" w:rsidTr="00C00EE5">
        <w:trPr>
          <w:tblHeader/>
          <w:jc w:val="center"/>
        </w:trPr>
        <w:tc>
          <w:tcPr>
            <w:tcW w:w="1213" w:type="dxa"/>
            <w:tcBorders>
              <w:top w:val="single" w:sz="2" w:space="0" w:color="auto"/>
              <w:bottom w:val="single" w:sz="2" w:space="0" w:color="auto"/>
            </w:tcBorders>
            <w:tcMar>
              <w:top w:w="60" w:type="dxa"/>
              <w:left w:w="120" w:type="dxa"/>
              <w:bottom w:w="30" w:type="dxa"/>
              <w:right w:w="120" w:type="dxa"/>
            </w:tcMar>
            <w:vAlign w:val="center"/>
          </w:tcPr>
          <w:p w14:paraId="37624754"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机制编码</w:t>
            </w:r>
          </w:p>
        </w:tc>
        <w:tc>
          <w:tcPr>
            <w:tcW w:w="2380" w:type="dxa"/>
            <w:tcBorders>
              <w:top w:val="single" w:sz="2" w:space="0" w:color="auto"/>
              <w:bottom w:val="single" w:sz="2" w:space="0" w:color="auto"/>
            </w:tcBorders>
            <w:tcMar>
              <w:top w:w="60" w:type="dxa"/>
              <w:left w:w="120" w:type="dxa"/>
              <w:bottom w:w="30" w:type="dxa"/>
              <w:right w:w="120" w:type="dxa"/>
            </w:tcMar>
            <w:vAlign w:val="center"/>
          </w:tcPr>
          <w:p w14:paraId="50573F40"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关键词聚类举例</w:t>
            </w:r>
          </w:p>
        </w:tc>
        <w:tc>
          <w:tcPr>
            <w:tcW w:w="800" w:type="dxa"/>
            <w:tcBorders>
              <w:top w:val="single" w:sz="2" w:space="0" w:color="auto"/>
              <w:bottom w:val="single" w:sz="2" w:space="0" w:color="auto"/>
            </w:tcBorders>
            <w:tcMar>
              <w:top w:w="60" w:type="dxa"/>
              <w:left w:w="120" w:type="dxa"/>
              <w:bottom w:w="30" w:type="dxa"/>
              <w:right w:w="120" w:type="dxa"/>
            </w:tcMar>
            <w:vAlign w:val="center"/>
          </w:tcPr>
          <w:p w14:paraId="3E225D02"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事件数</w:t>
            </w:r>
          </w:p>
        </w:tc>
        <w:tc>
          <w:tcPr>
            <w:tcW w:w="580" w:type="dxa"/>
            <w:tcBorders>
              <w:top w:val="single" w:sz="2" w:space="0" w:color="auto"/>
              <w:bottom w:val="single" w:sz="2" w:space="0" w:color="auto"/>
            </w:tcBorders>
            <w:tcMar>
              <w:top w:w="60" w:type="dxa"/>
              <w:left w:w="120" w:type="dxa"/>
              <w:bottom w:w="30" w:type="dxa"/>
              <w:right w:w="120" w:type="dxa"/>
            </w:tcMar>
            <w:vAlign w:val="center"/>
          </w:tcPr>
          <w:p w14:paraId="4756D8A3"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b/>
                <w:sz w:val="22"/>
              </w:rPr>
              <w:t>占比</w:t>
            </w:r>
          </w:p>
          <w:p w14:paraId="69C1C6EB"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w:t>
            </w:r>
          </w:p>
        </w:tc>
        <w:tc>
          <w:tcPr>
            <w:tcW w:w="2340" w:type="dxa"/>
            <w:tcBorders>
              <w:top w:val="single" w:sz="2" w:space="0" w:color="auto"/>
              <w:bottom w:val="single" w:sz="2" w:space="0" w:color="auto"/>
            </w:tcBorders>
            <w:tcMar>
              <w:top w:w="60" w:type="dxa"/>
              <w:left w:w="120" w:type="dxa"/>
              <w:bottom w:w="30" w:type="dxa"/>
              <w:right w:w="120" w:type="dxa"/>
            </w:tcMar>
            <w:vAlign w:val="center"/>
          </w:tcPr>
          <w:p w14:paraId="49F9202E"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hint="eastAsia"/>
                <w:b/>
                <w:sz w:val="22"/>
              </w:rPr>
              <w:t>次生舆情</w:t>
            </w:r>
            <w:r w:rsidRPr="0010005D">
              <w:rPr>
                <w:rFonts w:ascii="Times New Roman" w:eastAsia="宋体" w:hAnsi="Times New Roman" w:cs="Arial"/>
                <w:b/>
                <w:sz w:val="22"/>
              </w:rPr>
              <w:t>平均热度延长</w:t>
            </w:r>
          </w:p>
          <w:p w14:paraId="75545362"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(h)</w:t>
            </w:r>
          </w:p>
        </w:tc>
        <w:tc>
          <w:tcPr>
            <w:tcW w:w="1240" w:type="dxa"/>
            <w:tcBorders>
              <w:top w:val="single" w:sz="2" w:space="0" w:color="auto"/>
              <w:bottom w:val="single" w:sz="2" w:space="0" w:color="auto"/>
            </w:tcBorders>
            <w:tcMar>
              <w:top w:w="60" w:type="dxa"/>
              <w:left w:w="120" w:type="dxa"/>
              <w:bottom w:w="30" w:type="dxa"/>
              <w:right w:w="120" w:type="dxa"/>
            </w:tcMar>
            <w:vAlign w:val="center"/>
          </w:tcPr>
          <w:p w14:paraId="3F0FCC2A"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b/>
                <w:sz w:val="22"/>
              </w:rPr>
              <w:t>完全平息率</w:t>
            </w:r>
          </w:p>
          <w:p w14:paraId="5C1840F2"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w:t>
            </w:r>
          </w:p>
        </w:tc>
      </w:tr>
      <w:tr w:rsidR="00527DAD" w:rsidRPr="0010005D" w14:paraId="4832E16C" w14:textId="77777777" w:rsidTr="00C00EE5">
        <w:trPr>
          <w:jc w:val="center"/>
        </w:trPr>
        <w:tc>
          <w:tcPr>
            <w:tcW w:w="1213" w:type="dxa"/>
            <w:tcBorders>
              <w:top w:val="single" w:sz="2" w:space="0" w:color="auto"/>
            </w:tcBorders>
            <w:tcMar>
              <w:top w:w="60" w:type="dxa"/>
              <w:left w:w="120" w:type="dxa"/>
              <w:bottom w:w="30" w:type="dxa"/>
              <w:right w:w="120" w:type="dxa"/>
            </w:tcMar>
            <w:vAlign w:val="center"/>
          </w:tcPr>
          <w:p w14:paraId="3F094AB9"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M1</w:t>
            </w:r>
            <w:r w:rsidRPr="0010005D">
              <w:rPr>
                <w:rFonts w:ascii="Times New Roman" w:eastAsia="宋体" w:hAnsi="Times New Roman" w:cs="Arial"/>
                <w:sz w:val="22"/>
              </w:rPr>
              <w:t>技术细节缺失</w:t>
            </w:r>
          </w:p>
        </w:tc>
        <w:tc>
          <w:tcPr>
            <w:tcW w:w="2380" w:type="dxa"/>
            <w:tcBorders>
              <w:top w:val="single" w:sz="2" w:space="0" w:color="auto"/>
            </w:tcBorders>
            <w:tcMar>
              <w:top w:w="60" w:type="dxa"/>
              <w:left w:w="120" w:type="dxa"/>
              <w:bottom w:w="30" w:type="dxa"/>
              <w:right w:w="120" w:type="dxa"/>
            </w:tcMar>
            <w:vAlign w:val="center"/>
          </w:tcPr>
          <w:p w14:paraId="628468AE"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黑匣子未找到</w:t>
            </w:r>
            <w:r w:rsidRPr="0010005D">
              <w:rPr>
                <w:rFonts w:ascii="Times New Roman" w:eastAsia="宋体" w:hAnsi="Times New Roman" w:cs="Arial"/>
                <w:sz w:val="22"/>
              </w:rPr>
              <w:t>”“</w:t>
            </w:r>
            <w:r w:rsidRPr="0010005D">
              <w:rPr>
                <w:rFonts w:ascii="Times New Roman" w:eastAsia="宋体" w:hAnsi="Times New Roman" w:cs="Arial"/>
                <w:sz w:val="22"/>
              </w:rPr>
              <w:t>电池起火原因待查</w:t>
            </w:r>
            <w:r w:rsidRPr="0010005D">
              <w:rPr>
                <w:rFonts w:ascii="Times New Roman" w:eastAsia="宋体" w:hAnsi="Times New Roman" w:cs="Arial"/>
                <w:sz w:val="22"/>
              </w:rPr>
              <w:t>”</w:t>
            </w:r>
          </w:p>
        </w:tc>
        <w:tc>
          <w:tcPr>
            <w:tcW w:w="800" w:type="dxa"/>
            <w:tcBorders>
              <w:top w:val="single" w:sz="2" w:space="0" w:color="auto"/>
            </w:tcBorders>
            <w:tcMar>
              <w:top w:w="60" w:type="dxa"/>
              <w:left w:w="120" w:type="dxa"/>
              <w:bottom w:w="30" w:type="dxa"/>
              <w:right w:w="120" w:type="dxa"/>
            </w:tcMar>
            <w:vAlign w:val="center"/>
          </w:tcPr>
          <w:p w14:paraId="0CB0D460"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34</w:t>
            </w:r>
          </w:p>
        </w:tc>
        <w:tc>
          <w:tcPr>
            <w:tcW w:w="580" w:type="dxa"/>
            <w:tcBorders>
              <w:top w:val="single" w:sz="2" w:space="0" w:color="auto"/>
            </w:tcBorders>
            <w:tcMar>
              <w:top w:w="60" w:type="dxa"/>
              <w:left w:w="120" w:type="dxa"/>
              <w:bottom w:w="30" w:type="dxa"/>
              <w:right w:w="120" w:type="dxa"/>
            </w:tcMar>
            <w:vAlign w:val="center"/>
          </w:tcPr>
          <w:p w14:paraId="76D00F55"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22.7</w:t>
            </w:r>
          </w:p>
        </w:tc>
        <w:tc>
          <w:tcPr>
            <w:tcW w:w="2340" w:type="dxa"/>
            <w:tcBorders>
              <w:top w:val="single" w:sz="2" w:space="0" w:color="auto"/>
            </w:tcBorders>
            <w:tcMar>
              <w:top w:w="60" w:type="dxa"/>
              <w:left w:w="120" w:type="dxa"/>
              <w:bottom w:w="30" w:type="dxa"/>
              <w:right w:w="120" w:type="dxa"/>
            </w:tcMar>
            <w:vAlign w:val="center"/>
          </w:tcPr>
          <w:p w14:paraId="26E93361"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+14.2</w:t>
            </w:r>
          </w:p>
        </w:tc>
        <w:tc>
          <w:tcPr>
            <w:tcW w:w="1240" w:type="dxa"/>
            <w:tcBorders>
              <w:top w:val="single" w:sz="2" w:space="0" w:color="auto"/>
            </w:tcBorders>
            <w:tcMar>
              <w:top w:w="60" w:type="dxa"/>
              <w:left w:w="120" w:type="dxa"/>
              <w:bottom w:w="30" w:type="dxa"/>
              <w:right w:w="120" w:type="dxa"/>
            </w:tcMar>
            <w:vAlign w:val="center"/>
          </w:tcPr>
          <w:p w14:paraId="5B64E1AF"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32</w:t>
            </w:r>
          </w:p>
        </w:tc>
      </w:tr>
      <w:tr w:rsidR="00527DAD" w:rsidRPr="0010005D" w14:paraId="325251A6" w14:textId="77777777" w:rsidTr="00C00EE5">
        <w:trPr>
          <w:jc w:val="center"/>
        </w:trPr>
        <w:tc>
          <w:tcPr>
            <w:tcW w:w="1213" w:type="dxa"/>
            <w:tcMar>
              <w:top w:w="60" w:type="dxa"/>
              <w:left w:w="120" w:type="dxa"/>
              <w:bottom w:w="30" w:type="dxa"/>
              <w:right w:w="120" w:type="dxa"/>
            </w:tcMar>
            <w:vAlign w:val="center"/>
          </w:tcPr>
          <w:p w14:paraId="62FEC6D2"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M2</w:t>
            </w:r>
            <w:r w:rsidRPr="0010005D">
              <w:rPr>
                <w:rFonts w:ascii="Times New Roman" w:eastAsia="宋体" w:hAnsi="Times New Roman" w:cs="Arial"/>
                <w:sz w:val="22"/>
              </w:rPr>
              <w:t>执法</w:t>
            </w:r>
            <w:r w:rsidRPr="0010005D">
              <w:rPr>
                <w:rFonts w:ascii="Times New Roman" w:eastAsia="宋体" w:hAnsi="Times New Roman" w:cs="Arial"/>
                <w:sz w:val="22"/>
              </w:rPr>
              <w:t>/</w:t>
            </w:r>
            <w:r w:rsidRPr="0010005D">
              <w:rPr>
                <w:rFonts w:ascii="Times New Roman" w:eastAsia="宋体" w:hAnsi="Times New Roman" w:cs="Arial"/>
                <w:sz w:val="22"/>
              </w:rPr>
              <w:t>处罚争议</w:t>
            </w:r>
          </w:p>
        </w:tc>
        <w:tc>
          <w:tcPr>
            <w:tcW w:w="2380" w:type="dxa"/>
            <w:tcMar>
              <w:top w:w="60" w:type="dxa"/>
              <w:left w:w="120" w:type="dxa"/>
              <w:bottom w:w="30" w:type="dxa"/>
              <w:right w:w="120" w:type="dxa"/>
            </w:tcMar>
            <w:vAlign w:val="center"/>
          </w:tcPr>
          <w:p w14:paraId="631E5747"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量刑过轻</w:t>
            </w:r>
            <w:r w:rsidRPr="0010005D">
              <w:rPr>
                <w:rFonts w:ascii="Times New Roman" w:eastAsia="宋体" w:hAnsi="Times New Roman" w:cs="Arial"/>
                <w:sz w:val="22"/>
              </w:rPr>
              <w:t>”“</w:t>
            </w:r>
            <w:r w:rsidRPr="0010005D">
              <w:rPr>
                <w:rFonts w:ascii="Times New Roman" w:eastAsia="宋体" w:hAnsi="Times New Roman" w:cs="Arial"/>
                <w:sz w:val="22"/>
              </w:rPr>
              <w:t>互殴认定</w:t>
            </w:r>
            <w:r w:rsidRPr="0010005D">
              <w:rPr>
                <w:rFonts w:ascii="Times New Roman" w:eastAsia="宋体" w:hAnsi="Times New Roman" w:cs="Arial"/>
                <w:sz w:val="22"/>
              </w:rPr>
              <w:t>”</w:t>
            </w:r>
          </w:p>
        </w:tc>
        <w:tc>
          <w:tcPr>
            <w:tcW w:w="800" w:type="dxa"/>
            <w:tcMar>
              <w:top w:w="60" w:type="dxa"/>
              <w:left w:w="120" w:type="dxa"/>
              <w:bottom w:w="30" w:type="dxa"/>
              <w:right w:w="120" w:type="dxa"/>
            </w:tcMar>
            <w:vAlign w:val="center"/>
          </w:tcPr>
          <w:p w14:paraId="1E073BB3"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29</w:t>
            </w:r>
          </w:p>
        </w:tc>
        <w:tc>
          <w:tcPr>
            <w:tcW w:w="580" w:type="dxa"/>
            <w:tcMar>
              <w:top w:w="60" w:type="dxa"/>
              <w:left w:w="120" w:type="dxa"/>
              <w:bottom w:w="30" w:type="dxa"/>
              <w:right w:w="120" w:type="dxa"/>
            </w:tcMar>
            <w:vAlign w:val="center"/>
          </w:tcPr>
          <w:p w14:paraId="168A1400"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19.3</w:t>
            </w:r>
          </w:p>
        </w:tc>
        <w:tc>
          <w:tcPr>
            <w:tcW w:w="2340" w:type="dxa"/>
            <w:tcMar>
              <w:top w:w="60" w:type="dxa"/>
              <w:left w:w="120" w:type="dxa"/>
              <w:bottom w:w="30" w:type="dxa"/>
              <w:right w:w="120" w:type="dxa"/>
            </w:tcMar>
            <w:vAlign w:val="center"/>
          </w:tcPr>
          <w:p w14:paraId="4A2E12E6"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+12.5</w:t>
            </w:r>
          </w:p>
        </w:tc>
        <w:tc>
          <w:tcPr>
            <w:tcW w:w="1240" w:type="dxa"/>
            <w:tcMar>
              <w:top w:w="60" w:type="dxa"/>
              <w:left w:w="120" w:type="dxa"/>
              <w:bottom w:w="30" w:type="dxa"/>
              <w:right w:w="120" w:type="dxa"/>
            </w:tcMar>
            <w:vAlign w:val="center"/>
          </w:tcPr>
          <w:p w14:paraId="6497E5A8"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28</w:t>
            </w:r>
          </w:p>
        </w:tc>
      </w:tr>
      <w:tr w:rsidR="00527DAD" w:rsidRPr="0010005D" w14:paraId="4BC35B23" w14:textId="77777777" w:rsidTr="00C00EE5">
        <w:trPr>
          <w:jc w:val="center"/>
        </w:trPr>
        <w:tc>
          <w:tcPr>
            <w:tcW w:w="1213" w:type="dxa"/>
            <w:tcMar>
              <w:top w:w="60" w:type="dxa"/>
              <w:left w:w="120" w:type="dxa"/>
              <w:bottom w:w="30" w:type="dxa"/>
              <w:right w:w="120" w:type="dxa"/>
            </w:tcMar>
            <w:vAlign w:val="center"/>
          </w:tcPr>
          <w:p w14:paraId="1B130B33"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M3</w:t>
            </w:r>
            <w:r w:rsidRPr="0010005D">
              <w:rPr>
                <w:rFonts w:ascii="Times New Roman" w:eastAsia="宋体" w:hAnsi="Times New Roman" w:cs="Arial"/>
                <w:sz w:val="22"/>
              </w:rPr>
              <w:t>涉外民族情绪</w:t>
            </w:r>
          </w:p>
        </w:tc>
        <w:tc>
          <w:tcPr>
            <w:tcW w:w="2380" w:type="dxa"/>
            <w:tcMar>
              <w:top w:w="60" w:type="dxa"/>
              <w:left w:w="120" w:type="dxa"/>
              <w:bottom w:w="30" w:type="dxa"/>
              <w:right w:w="120" w:type="dxa"/>
            </w:tcMar>
            <w:vAlign w:val="center"/>
          </w:tcPr>
          <w:p w14:paraId="44A1585A"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外籍船舶肇事后逃逸</w:t>
            </w:r>
            <w:r w:rsidRPr="0010005D">
              <w:rPr>
                <w:rFonts w:ascii="Times New Roman" w:eastAsia="宋体" w:hAnsi="Times New Roman" w:cs="Arial"/>
                <w:sz w:val="22"/>
              </w:rPr>
              <w:t>”“</w:t>
            </w:r>
            <w:r w:rsidRPr="0010005D">
              <w:rPr>
                <w:rFonts w:ascii="Times New Roman" w:eastAsia="宋体" w:hAnsi="Times New Roman" w:cs="Arial"/>
                <w:sz w:val="22"/>
              </w:rPr>
              <w:t>扣押渔船</w:t>
            </w:r>
            <w:r w:rsidRPr="0010005D">
              <w:rPr>
                <w:rFonts w:ascii="Times New Roman" w:eastAsia="宋体" w:hAnsi="Times New Roman" w:cs="Arial"/>
                <w:sz w:val="22"/>
              </w:rPr>
              <w:t>”</w:t>
            </w:r>
          </w:p>
        </w:tc>
        <w:tc>
          <w:tcPr>
            <w:tcW w:w="800" w:type="dxa"/>
            <w:tcMar>
              <w:top w:w="60" w:type="dxa"/>
              <w:left w:w="120" w:type="dxa"/>
              <w:bottom w:w="30" w:type="dxa"/>
              <w:right w:w="120" w:type="dxa"/>
            </w:tcMar>
            <w:vAlign w:val="center"/>
          </w:tcPr>
          <w:p w14:paraId="7CC750B4"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21</w:t>
            </w:r>
          </w:p>
        </w:tc>
        <w:tc>
          <w:tcPr>
            <w:tcW w:w="580" w:type="dxa"/>
            <w:tcMar>
              <w:top w:w="60" w:type="dxa"/>
              <w:left w:w="120" w:type="dxa"/>
              <w:bottom w:w="30" w:type="dxa"/>
              <w:right w:w="120" w:type="dxa"/>
            </w:tcMar>
            <w:vAlign w:val="center"/>
          </w:tcPr>
          <w:p w14:paraId="05700BB2"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14.0</w:t>
            </w:r>
          </w:p>
        </w:tc>
        <w:tc>
          <w:tcPr>
            <w:tcW w:w="2340" w:type="dxa"/>
            <w:tcMar>
              <w:top w:w="60" w:type="dxa"/>
              <w:left w:w="120" w:type="dxa"/>
              <w:bottom w:w="30" w:type="dxa"/>
              <w:right w:w="120" w:type="dxa"/>
            </w:tcMar>
            <w:vAlign w:val="center"/>
          </w:tcPr>
          <w:p w14:paraId="367D5A58"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+19.8</w:t>
            </w:r>
          </w:p>
        </w:tc>
        <w:tc>
          <w:tcPr>
            <w:tcW w:w="1240" w:type="dxa"/>
            <w:tcMar>
              <w:top w:w="60" w:type="dxa"/>
              <w:left w:w="120" w:type="dxa"/>
              <w:bottom w:w="30" w:type="dxa"/>
              <w:right w:w="120" w:type="dxa"/>
            </w:tcMar>
            <w:vAlign w:val="center"/>
          </w:tcPr>
          <w:p w14:paraId="01FFC208"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24</w:t>
            </w:r>
          </w:p>
        </w:tc>
      </w:tr>
      <w:tr w:rsidR="00527DAD" w:rsidRPr="0010005D" w14:paraId="0B1126FB" w14:textId="77777777" w:rsidTr="00C00EE5">
        <w:trPr>
          <w:jc w:val="center"/>
        </w:trPr>
        <w:tc>
          <w:tcPr>
            <w:tcW w:w="1213" w:type="dxa"/>
            <w:tcMar>
              <w:top w:w="60" w:type="dxa"/>
              <w:left w:w="120" w:type="dxa"/>
              <w:bottom w:w="30" w:type="dxa"/>
              <w:right w:w="120" w:type="dxa"/>
            </w:tcMar>
            <w:vAlign w:val="center"/>
          </w:tcPr>
          <w:p w14:paraId="208C2A55"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M4</w:t>
            </w:r>
            <w:r w:rsidRPr="0010005D">
              <w:rPr>
                <w:rFonts w:ascii="Times New Roman" w:eastAsia="宋体" w:hAnsi="Times New Roman" w:cs="Arial"/>
                <w:sz w:val="22"/>
              </w:rPr>
              <w:t>服务规则模糊</w:t>
            </w:r>
          </w:p>
        </w:tc>
        <w:tc>
          <w:tcPr>
            <w:tcW w:w="2380" w:type="dxa"/>
            <w:tcMar>
              <w:top w:w="60" w:type="dxa"/>
              <w:left w:w="120" w:type="dxa"/>
              <w:bottom w:w="30" w:type="dxa"/>
              <w:right w:w="120" w:type="dxa"/>
            </w:tcMar>
            <w:vAlign w:val="center"/>
          </w:tcPr>
          <w:p w14:paraId="3C40B67A"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无座票价</w:t>
            </w:r>
            <w:r w:rsidRPr="0010005D">
              <w:rPr>
                <w:rFonts w:ascii="Times New Roman" w:eastAsia="宋体" w:hAnsi="Times New Roman" w:cs="Arial"/>
                <w:sz w:val="22"/>
              </w:rPr>
              <w:t>=</w:t>
            </w:r>
            <w:r w:rsidRPr="0010005D">
              <w:rPr>
                <w:rFonts w:ascii="Times New Roman" w:eastAsia="宋体" w:hAnsi="Times New Roman" w:cs="Arial"/>
                <w:sz w:val="22"/>
              </w:rPr>
              <w:t>二等座</w:t>
            </w:r>
            <w:r w:rsidRPr="0010005D">
              <w:rPr>
                <w:rFonts w:ascii="Times New Roman" w:eastAsia="宋体" w:hAnsi="Times New Roman" w:cs="Arial"/>
                <w:sz w:val="22"/>
              </w:rPr>
              <w:t>”“</w:t>
            </w:r>
            <w:r w:rsidRPr="0010005D">
              <w:rPr>
                <w:rFonts w:ascii="Times New Roman" w:eastAsia="宋体" w:hAnsi="Times New Roman" w:cs="Arial"/>
                <w:sz w:val="22"/>
              </w:rPr>
              <w:t>卫生巾该不该卖</w:t>
            </w:r>
            <w:r w:rsidRPr="0010005D">
              <w:rPr>
                <w:rFonts w:ascii="Times New Roman" w:eastAsia="宋体" w:hAnsi="Times New Roman" w:cs="Arial"/>
                <w:sz w:val="22"/>
              </w:rPr>
              <w:t>”</w:t>
            </w:r>
          </w:p>
        </w:tc>
        <w:tc>
          <w:tcPr>
            <w:tcW w:w="800" w:type="dxa"/>
            <w:tcMar>
              <w:top w:w="60" w:type="dxa"/>
              <w:left w:w="120" w:type="dxa"/>
              <w:bottom w:w="30" w:type="dxa"/>
              <w:right w:w="120" w:type="dxa"/>
            </w:tcMar>
            <w:vAlign w:val="center"/>
          </w:tcPr>
          <w:p w14:paraId="19A5379F"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28</w:t>
            </w:r>
          </w:p>
        </w:tc>
        <w:tc>
          <w:tcPr>
            <w:tcW w:w="580" w:type="dxa"/>
            <w:tcMar>
              <w:top w:w="60" w:type="dxa"/>
              <w:left w:w="120" w:type="dxa"/>
              <w:bottom w:w="30" w:type="dxa"/>
              <w:right w:w="120" w:type="dxa"/>
            </w:tcMar>
            <w:vAlign w:val="center"/>
          </w:tcPr>
          <w:p w14:paraId="7253854F"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18.7</w:t>
            </w:r>
          </w:p>
        </w:tc>
        <w:tc>
          <w:tcPr>
            <w:tcW w:w="2340" w:type="dxa"/>
            <w:tcMar>
              <w:top w:w="60" w:type="dxa"/>
              <w:left w:w="120" w:type="dxa"/>
              <w:bottom w:w="30" w:type="dxa"/>
              <w:right w:w="120" w:type="dxa"/>
            </w:tcMar>
            <w:vAlign w:val="center"/>
          </w:tcPr>
          <w:p w14:paraId="092E0A89"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+8.3</w:t>
            </w:r>
          </w:p>
        </w:tc>
        <w:tc>
          <w:tcPr>
            <w:tcW w:w="1240" w:type="dxa"/>
            <w:tcMar>
              <w:top w:w="60" w:type="dxa"/>
              <w:left w:w="120" w:type="dxa"/>
              <w:bottom w:w="30" w:type="dxa"/>
              <w:right w:w="120" w:type="dxa"/>
            </w:tcMar>
            <w:vAlign w:val="center"/>
          </w:tcPr>
          <w:p w14:paraId="4656CD5C"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36</w:t>
            </w:r>
          </w:p>
        </w:tc>
      </w:tr>
      <w:tr w:rsidR="00527DAD" w:rsidRPr="0010005D" w14:paraId="5451C3E8" w14:textId="77777777" w:rsidTr="00C00EE5">
        <w:trPr>
          <w:jc w:val="center"/>
        </w:trPr>
        <w:tc>
          <w:tcPr>
            <w:tcW w:w="1213" w:type="dxa"/>
            <w:tcMar>
              <w:top w:w="60" w:type="dxa"/>
              <w:left w:w="120" w:type="dxa"/>
              <w:bottom w:w="30" w:type="dxa"/>
              <w:right w:w="120" w:type="dxa"/>
            </w:tcMar>
            <w:vAlign w:val="center"/>
          </w:tcPr>
          <w:p w14:paraId="2C111585"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M5</w:t>
            </w:r>
            <w:r w:rsidRPr="0010005D">
              <w:rPr>
                <w:rFonts w:ascii="Times New Roman" w:eastAsia="宋体" w:hAnsi="Times New Roman" w:cs="Arial"/>
                <w:sz w:val="22"/>
              </w:rPr>
              <w:t>经济连锁反应</w:t>
            </w:r>
          </w:p>
        </w:tc>
        <w:tc>
          <w:tcPr>
            <w:tcW w:w="2380" w:type="dxa"/>
            <w:tcMar>
              <w:top w:w="60" w:type="dxa"/>
              <w:left w:w="120" w:type="dxa"/>
              <w:bottom w:w="30" w:type="dxa"/>
              <w:right w:w="120" w:type="dxa"/>
            </w:tcMar>
            <w:vAlign w:val="center"/>
          </w:tcPr>
          <w:p w14:paraId="26735AD9"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港口停摆每天</w:t>
            </w:r>
            <w:proofErr w:type="gramStart"/>
            <w:r w:rsidRPr="0010005D">
              <w:rPr>
                <w:rFonts w:ascii="Times New Roman" w:eastAsia="宋体" w:hAnsi="Times New Roman" w:cs="Arial"/>
                <w:sz w:val="22"/>
              </w:rPr>
              <w:t>损</w:t>
            </w:r>
            <w:proofErr w:type="gramEnd"/>
            <w:r w:rsidRPr="0010005D">
              <w:rPr>
                <w:rFonts w:ascii="Times New Roman" w:eastAsia="宋体" w:hAnsi="Times New Roman" w:cs="Arial"/>
                <w:sz w:val="22"/>
              </w:rPr>
              <w:t>4</w:t>
            </w:r>
            <w:r w:rsidRPr="0010005D">
              <w:rPr>
                <w:rFonts w:ascii="Times New Roman" w:eastAsia="宋体" w:hAnsi="Times New Roman" w:cs="Arial"/>
                <w:sz w:val="22"/>
              </w:rPr>
              <w:t>亿</w:t>
            </w:r>
            <w:r w:rsidRPr="0010005D">
              <w:rPr>
                <w:rFonts w:ascii="Times New Roman" w:eastAsia="宋体" w:hAnsi="Times New Roman" w:cs="Arial"/>
                <w:sz w:val="22"/>
              </w:rPr>
              <w:t>”“LNG</w:t>
            </w:r>
            <w:r w:rsidRPr="0010005D">
              <w:rPr>
                <w:rFonts w:ascii="Times New Roman" w:eastAsia="宋体" w:hAnsi="Times New Roman" w:cs="Arial"/>
                <w:sz w:val="22"/>
              </w:rPr>
              <w:t>船订单冲击</w:t>
            </w:r>
            <w:r w:rsidRPr="0010005D">
              <w:rPr>
                <w:rFonts w:ascii="Times New Roman" w:eastAsia="宋体" w:hAnsi="Times New Roman" w:cs="Arial"/>
                <w:sz w:val="22"/>
              </w:rPr>
              <w:t>”</w:t>
            </w:r>
          </w:p>
        </w:tc>
        <w:tc>
          <w:tcPr>
            <w:tcW w:w="800" w:type="dxa"/>
            <w:tcMar>
              <w:top w:w="60" w:type="dxa"/>
              <w:left w:w="120" w:type="dxa"/>
              <w:bottom w:w="30" w:type="dxa"/>
              <w:right w:w="120" w:type="dxa"/>
            </w:tcMar>
            <w:vAlign w:val="center"/>
          </w:tcPr>
          <w:p w14:paraId="3270EDE8"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20</w:t>
            </w:r>
          </w:p>
        </w:tc>
        <w:tc>
          <w:tcPr>
            <w:tcW w:w="580" w:type="dxa"/>
            <w:tcMar>
              <w:top w:w="60" w:type="dxa"/>
              <w:left w:w="120" w:type="dxa"/>
              <w:bottom w:w="30" w:type="dxa"/>
              <w:right w:w="120" w:type="dxa"/>
            </w:tcMar>
            <w:vAlign w:val="center"/>
          </w:tcPr>
          <w:p w14:paraId="3163A42A"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13.3</w:t>
            </w:r>
          </w:p>
        </w:tc>
        <w:tc>
          <w:tcPr>
            <w:tcW w:w="2340" w:type="dxa"/>
            <w:tcMar>
              <w:top w:w="60" w:type="dxa"/>
              <w:left w:w="120" w:type="dxa"/>
              <w:bottom w:w="30" w:type="dxa"/>
              <w:right w:w="120" w:type="dxa"/>
            </w:tcMar>
            <w:vAlign w:val="center"/>
          </w:tcPr>
          <w:p w14:paraId="569DB2A7"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+21.6</w:t>
            </w:r>
          </w:p>
        </w:tc>
        <w:tc>
          <w:tcPr>
            <w:tcW w:w="1240" w:type="dxa"/>
            <w:tcMar>
              <w:top w:w="60" w:type="dxa"/>
              <w:left w:w="120" w:type="dxa"/>
              <w:bottom w:w="30" w:type="dxa"/>
              <w:right w:w="120" w:type="dxa"/>
            </w:tcMar>
            <w:vAlign w:val="center"/>
          </w:tcPr>
          <w:p w14:paraId="7ADB90DF"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40</w:t>
            </w:r>
          </w:p>
        </w:tc>
      </w:tr>
      <w:tr w:rsidR="00527DAD" w:rsidRPr="0010005D" w14:paraId="66199D4D" w14:textId="77777777" w:rsidTr="00C00EE5">
        <w:trPr>
          <w:jc w:val="center"/>
        </w:trPr>
        <w:tc>
          <w:tcPr>
            <w:tcW w:w="1213" w:type="dxa"/>
            <w:tcMar>
              <w:top w:w="60" w:type="dxa"/>
              <w:left w:w="120" w:type="dxa"/>
              <w:bottom w:w="30" w:type="dxa"/>
              <w:right w:w="120" w:type="dxa"/>
            </w:tcMar>
            <w:vAlign w:val="center"/>
          </w:tcPr>
          <w:p w14:paraId="5FD56FB9"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M6</w:t>
            </w:r>
            <w:r w:rsidRPr="0010005D">
              <w:rPr>
                <w:rFonts w:ascii="Times New Roman" w:eastAsia="宋体" w:hAnsi="Times New Roman" w:cs="Arial"/>
                <w:sz w:val="22"/>
              </w:rPr>
              <w:t>信息真空</w:t>
            </w:r>
            <w:r w:rsidRPr="0010005D">
              <w:rPr>
                <w:rFonts w:ascii="Times New Roman" w:eastAsia="宋体" w:hAnsi="Times New Roman" w:cs="Arial"/>
                <w:sz w:val="22"/>
              </w:rPr>
              <w:t>-</w:t>
            </w:r>
            <w:r w:rsidRPr="0010005D">
              <w:rPr>
                <w:rFonts w:ascii="Times New Roman" w:eastAsia="宋体" w:hAnsi="Times New Roman" w:cs="Arial"/>
                <w:sz w:val="22"/>
              </w:rPr>
              <w:t>谣言</w:t>
            </w:r>
          </w:p>
        </w:tc>
        <w:tc>
          <w:tcPr>
            <w:tcW w:w="2380" w:type="dxa"/>
            <w:tcMar>
              <w:top w:w="60" w:type="dxa"/>
              <w:left w:w="120" w:type="dxa"/>
              <w:bottom w:w="30" w:type="dxa"/>
              <w:right w:w="120" w:type="dxa"/>
            </w:tcMar>
            <w:vAlign w:val="center"/>
          </w:tcPr>
          <w:p w14:paraId="1A2C013F"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w:t>
            </w:r>
            <w:r w:rsidRPr="0010005D">
              <w:rPr>
                <w:rFonts w:ascii="Times New Roman" w:eastAsia="宋体" w:hAnsi="Times New Roman" w:cs="Arial"/>
                <w:sz w:val="22"/>
              </w:rPr>
              <w:t>核泄漏</w:t>
            </w:r>
            <w:r w:rsidRPr="0010005D">
              <w:rPr>
                <w:rFonts w:ascii="Times New Roman" w:eastAsia="宋体" w:hAnsi="Times New Roman" w:cs="Arial"/>
                <w:sz w:val="22"/>
              </w:rPr>
              <w:t>”“</w:t>
            </w:r>
            <w:r w:rsidRPr="0010005D">
              <w:rPr>
                <w:rFonts w:ascii="Times New Roman" w:eastAsia="宋体" w:hAnsi="Times New Roman" w:cs="Arial"/>
                <w:sz w:val="22"/>
              </w:rPr>
              <w:t>瞒报死亡</w:t>
            </w:r>
            <w:r w:rsidRPr="0010005D">
              <w:rPr>
                <w:rFonts w:ascii="Times New Roman" w:eastAsia="宋体" w:hAnsi="Times New Roman" w:cs="Arial"/>
                <w:sz w:val="22"/>
              </w:rPr>
              <w:t>”</w:t>
            </w:r>
          </w:p>
        </w:tc>
        <w:tc>
          <w:tcPr>
            <w:tcW w:w="800" w:type="dxa"/>
            <w:tcMar>
              <w:top w:w="60" w:type="dxa"/>
              <w:left w:w="120" w:type="dxa"/>
              <w:bottom w:w="30" w:type="dxa"/>
              <w:right w:w="120" w:type="dxa"/>
            </w:tcMar>
            <w:vAlign w:val="center"/>
          </w:tcPr>
          <w:p w14:paraId="25389D16"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18</w:t>
            </w:r>
          </w:p>
        </w:tc>
        <w:tc>
          <w:tcPr>
            <w:tcW w:w="580" w:type="dxa"/>
            <w:tcMar>
              <w:top w:w="60" w:type="dxa"/>
              <w:left w:w="120" w:type="dxa"/>
              <w:bottom w:w="30" w:type="dxa"/>
              <w:right w:w="120" w:type="dxa"/>
            </w:tcMar>
            <w:vAlign w:val="center"/>
          </w:tcPr>
          <w:p w14:paraId="07EF2E9C"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12.0</w:t>
            </w:r>
          </w:p>
        </w:tc>
        <w:tc>
          <w:tcPr>
            <w:tcW w:w="2340" w:type="dxa"/>
            <w:tcMar>
              <w:top w:w="60" w:type="dxa"/>
              <w:left w:w="120" w:type="dxa"/>
              <w:bottom w:w="30" w:type="dxa"/>
              <w:right w:w="120" w:type="dxa"/>
            </w:tcMar>
            <w:vAlign w:val="center"/>
          </w:tcPr>
          <w:p w14:paraId="7DDBD36F"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+16.7</w:t>
            </w:r>
          </w:p>
        </w:tc>
        <w:tc>
          <w:tcPr>
            <w:tcW w:w="1240" w:type="dxa"/>
            <w:tcMar>
              <w:top w:w="60" w:type="dxa"/>
              <w:left w:w="120" w:type="dxa"/>
              <w:bottom w:w="30" w:type="dxa"/>
              <w:right w:w="120" w:type="dxa"/>
            </w:tcMar>
            <w:vAlign w:val="center"/>
          </w:tcPr>
          <w:p w14:paraId="754B5570"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22</w:t>
            </w:r>
          </w:p>
        </w:tc>
      </w:tr>
    </w:tbl>
    <w:p w14:paraId="7FB4774C" w14:textId="77777777" w:rsidR="00527DAD" w:rsidRPr="0010005D" w:rsidRDefault="00527DAD" w:rsidP="00527DAD">
      <w:pPr>
        <w:numPr>
          <w:ilvl w:val="0"/>
          <w:numId w:val="5"/>
        </w:numPr>
        <w:spacing w:before="120" w:after="120" w:line="288" w:lineRule="auto"/>
        <w:ind w:firstLineChars="200" w:firstLine="442"/>
        <w:rPr>
          <w:rFonts w:ascii="Times New Roman" w:eastAsia="宋体" w:hAnsi="Times New Roman" w:cs="Arial"/>
          <w:b/>
          <w:bCs/>
          <w:sz w:val="22"/>
        </w:rPr>
      </w:pPr>
      <w:r w:rsidRPr="0010005D">
        <w:rPr>
          <w:rFonts w:ascii="Times New Roman" w:eastAsia="宋体" w:hAnsi="Times New Roman" w:cs="Arial" w:hint="eastAsia"/>
          <w:b/>
          <w:bCs/>
          <w:sz w:val="22"/>
        </w:rPr>
        <w:lastRenderedPageBreak/>
        <w:t>分行业次生舆情机制差异</w:t>
      </w:r>
    </w:p>
    <w:p w14:paraId="4951A721" w14:textId="77777777" w:rsidR="00527DAD" w:rsidRPr="0010005D" w:rsidRDefault="00527DAD" w:rsidP="00527DAD">
      <w:pPr>
        <w:spacing w:before="120" w:after="120" w:line="288" w:lineRule="auto"/>
        <w:rPr>
          <w:rFonts w:ascii="Times New Roman" w:eastAsia="宋体" w:hAnsi="Times New Roman" w:cs="Arial"/>
          <w:b/>
          <w:bCs/>
          <w:sz w:val="22"/>
        </w:rPr>
      </w:pPr>
      <w:r w:rsidRPr="0010005D">
        <w:rPr>
          <w:rFonts w:ascii="Times New Roman" w:eastAsia="宋体" w:hAnsi="Times New Roman" w:cs="Arial"/>
          <w:sz w:val="22"/>
        </w:rPr>
        <w:t>表</w:t>
      </w:r>
      <w:r w:rsidRPr="0010005D">
        <w:rPr>
          <w:rFonts w:ascii="Times New Roman" w:eastAsia="宋体" w:hAnsi="Times New Roman" w:cs="Arial" w:hint="eastAsia"/>
          <w:sz w:val="22"/>
        </w:rPr>
        <w:t>22</w:t>
      </w:r>
      <w:r w:rsidRPr="0010005D">
        <w:rPr>
          <w:rFonts w:ascii="Times New Roman" w:eastAsia="宋体" w:hAnsi="Times New Roman" w:cs="Arial" w:hint="eastAsia"/>
          <w:sz w:val="22"/>
        </w:rPr>
        <w:t>：</w:t>
      </w:r>
      <w:r w:rsidRPr="0010005D">
        <w:rPr>
          <w:rFonts w:ascii="Times New Roman" w:eastAsia="宋体" w:hAnsi="Times New Roman" w:cs="Arial"/>
          <w:sz w:val="22"/>
        </w:rPr>
        <w:t>四大</w:t>
      </w:r>
      <w:r w:rsidRPr="0010005D">
        <w:rPr>
          <w:rFonts w:ascii="Times New Roman" w:eastAsia="宋体" w:hAnsi="Times New Roman" w:cs="Arial" w:hint="eastAsia"/>
          <w:sz w:val="22"/>
        </w:rPr>
        <w:t>行业舆情次生</w:t>
      </w:r>
      <w:r w:rsidRPr="0010005D">
        <w:rPr>
          <w:rFonts w:ascii="Times New Roman" w:eastAsia="宋体" w:hAnsi="Times New Roman" w:cs="Arial"/>
          <w:sz w:val="22"/>
        </w:rPr>
        <w:t>主导机制与传播指标</w:t>
      </w:r>
    </w:p>
    <w:tbl>
      <w:tblPr>
        <w:tblW w:w="8521"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1067"/>
        <w:gridCol w:w="919"/>
        <w:gridCol w:w="1461"/>
        <w:gridCol w:w="1425"/>
        <w:gridCol w:w="2340"/>
        <w:gridCol w:w="1309"/>
      </w:tblGrid>
      <w:tr w:rsidR="00527DAD" w:rsidRPr="0010005D" w14:paraId="31F8E627" w14:textId="77777777" w:rsidTr="00C00EE5">
        <w:trPr>
          <w:tblHeader/>
          <w:jc w:val="center"/>
        </w:trPr>
        <w:tc>
          <w:tcPr>
            <w:tcW w:w="1067" w:type="dxa"/>
            <w:tcBorders>
              <w:top w:val="single" w:sz="2" w:space="0" w:color="auto"/>
              <w:bottom w:val="single" w:sz="2" w:space="0" w:color="auto"/>
            </w:tcBorders>
            <w:tcMar>
              <w:top w:w="60" w:type="dxa"/>
              <w:left w:w="120" w:type="dxa"/>
              <w:bottom w:w="30" w:type="dxa"/>
              <w:right w:w="120" w:type="dxa"/>
            </w:tcMar>
            <w:vAlign w:val="center"/>
          </w:tcPr>
          <w:p w14:paraId="5C857507"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hint="eastAsia"/>
                <w:b/>
                <w:sz w:val="22"/>
              </w:rPr>
              <w:t>行业</w:t>
            </w:r>
          </w:p>
        </w:tc>
        <w:tc>
          <w:tcPr>
            <w:tcW w:w="919" w:type="dxa"/>
            <w:tcBorders>
              <w:top w:val="single" w:sz="2" w:space="0" w:color="auto"/>
              <w:bottom w:val="single" w:sz="2" w:space="0" w:color="auto"/>
            </w:tcBorders>
            <w:tcMar>
              <w:top w:w="60" w:type="dxa"/>
              <w:left w:w="120" w:type="dxa"/>
              <w:bottom w:w="30" w:type="dxa"/>
              <w:right w:w="120" w:type="dxa"/>
            </w:tcMar>
            <w:vAlign w:val="center"/>
          </w:tcPr>
          <w:p w14:paraId="06E777CC"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b/>
                <w:sz w:val="22"/>
              </w:rPr>
              <w:t>次生率</w:t>
            </w:r>
          </w:p>
          <w:p w14:paraId="78EB6FF3"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w:t>
            </w:r>
          </w:p>
        </w:tc>
        <w:tc>
          <w:tcPr>
            <w:tcW w:w="1461" w:type="dxa"/>
            <w:tcBorders>
              <w:top w:val="single" w:sz="2" w:space="0" w:color="auto"/>
              <w:bottom w:val="single" w:sz="2" w:space="0" w:color="auto"/>
            </w:tcBorders>
            <w:tcMar>
              <w:top w:w="60" w:type="dxa"/>
              <w:left w:w="120" w:type="dxa"/>
              <w:bottom w:w="30" w:type="dxa"/>
              <w:right w:w="120" w:type="dxa"/>
            </w:tcMar>
            <w:vAlign w:val="center"/>
          </w:tcPr>
          <w:p w14:paraId="7B32A8DF"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首位机制</w:t>
            </w:r>
          </w:p>
        </w:tc>
        <w:tc>
          <w:tcPr>
            <w:tcW w:w="1425" w:type="dxa"/>
            <w:tcBorders>
              <w:top w:val="single" w:sz="2" w:space="0" w:color="auto"/>
              <w:bottom w:val="single" w:sz="2" w:space="0" w:color="auto"/>
            </w:tcBorders>
            <w:tcMar>
              <w:top w:w="60" w:type="dxa"/>
              <w:left w:w="120" w:type="dxa"/>
              <w:bottom w:w="30" w:type="dxa"/>
              <w:right w:w="120" w:type="dxa"/>
            </w:tcMar>
            <w:vAlign w:val="center"/>
          </w:tcPr>
          <w:p w14:paraId="61856CEB"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次位机制</w:t>
            </w:r>
          </w:p>
        </w:tc>
        <w:tc>
          <w:tcPr>
            <w:tcW w:w="2340" w:type="dxa"/>
            <w:tcBorders>
              <w:top w:val="single" w:sz="2" w:space="0" w:color="auto"/>
              <w:bottom w:val="single" w:sz="2" w:space="0" w:color="auto"/>
            </w:tcBorders>
            <w:tcMar>
              <w:top w:w="60" w:type="dxa"/>
              <w:left w:w="120" w:type="dxa"/>
              <w:bottom w:w="30" w:type="dxa"/>
              <w:right w:w="120" w:type="dxa"/>
            </w:tcMar>
            <w:vAlign w:val="center"/>
          </w:tcPr>
          <w:p w14:paraId="56B06197"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hint="eastAsia"/>
                <w:b/>
                <w:sz w:val="22"/>
              </w:rPr>
              <w:t>次生舆情</w:t>
            </w:r>
            <w:r w:rsidRPr="0010005D">
              <w:rPr>
                <w:rFonts w:ascii="Times New Roman" w:eastAsia="宋体" w:hAnsi="Times New Roman" w:cs="Arial"/>
                <w:b/>
                <w:sz w:val="22"/>
              </w:rPr>
              <w:t>平均热度时长</w:t>
            </w:r>
          </w:p>
          <w:p w14:paraId="479CBF1D"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(h)</w:t>
            </w:r>
          </w:p>
        </w:tc>
        <w:tc>
          <w:tcPr>
            <w:tcW w:w="1309" w:type="dxa"/>
            <w:tcBorders>
              <w:top w:val="single" w:sz="2" w:space="0" w:color="auto"/>
              <w:bottom w:val="single" w:sz="2" w:space="0" w:color="auto"/>
            </w:tcBorders>
            <w:tcMar>
              <w:top w:w="60" w:type="dxa"/>
              <w:left w:w="120" w:type="dxa"/>
              <w:bottom w:w="30" w:type="dxa"/>
              <w:right w:w="120" w:type="dxa"/>
            </w:tcMar>
            <w:vAlign w:val="center"/>
          </w:tcPr>
          <w:p w14:paraId="635C8C88" w14:textId="77777777" w:rsidR="00527DAD" w:rsidRPr="0010005D" w:rsidRDefault="00527DAD" w:rsidP="00C00EE5">
            <w:pPr>
              <w:snapToGrid w:val="0"/>
              <w:spacing w:before="120" w:after="120" w:line="240" w:lineRule="auto"/>
              <w:ind w:firstLine="0"/>
              <w:jc w:val="center"/>
              <w:rPr>
                <w:rFonts w:ascii="Times New Roman" w:eastAsia="宋体" w:hAnsi="Times New Roman" w:cs="Arial"/>
                <w:b/>
                <w:sz w:val="22"/>
              </w:rPr>
            </w:pPr>
            <w:r w:rsidRPr="0010005D">
              <w:rPr>
                <w:rFonts w:ascii="Times New Roman" w:eastAsia="宋体" w:hAnsi="Times New Roman" w:cs="Arial"/>
                <w:b/>
                <w:sz w:val="22"/>
              </w:rPr>
              <w:t>完全平息率</w:t>
            </w:r>
          </w:p>
          <w:p w14:paraId="708824CE" w14:textId="77777777" w:rsidR="00527DAD" w:rsidRPr="0010005D" w:rsidRDefault="00527DAD" w:rsidP="00C00EE5">
            <w:pPr>
              <w:snapToGrid w:val="0"/>
              <w:spacing w:before="120" w:after="120" w:line="240" w:lineRule="auto"/>
              <w:ind w:firstLine="0"/>
              <w:jc w:val="center"/>
              <w:rPr>
                <w:rFonts w:ascii="Times New Roman" w:eastAsia="宋体" w:hAnsi="Times New Roman"/>
                <w:b/>
                <w:sz w:val="22"/>
              </w:rPr>
            </w:pPr>
            <w:r w:rsidRPr="0010005D">
              <w:rPr>
                <w:rFonts w:ascii="Times New Roman" w:eastAsia="宋体" w:hAnsi="Times New Roman" w:cs="Arial"/>
                <w:b/>
                <w:sz w:val="22"/>
              </w:rPr>
              <w:t>(%)</w:t>
            </w:r>
          </w:p>
        </w:tc>
      </w:tr>
      <w:tr w:rsidR="00527DAD" w:rsidRPr="0010005D" w14:paraId="71EBA47A" w14:textId="77777777" w:rsidTr="00C00EE5">
        <w:trPr>
          <w:jc w:val="center"/>
        </w:trPr>
        <w:tc>
          <w:tcPr>
            <w:tcW w:w="1067" w:type="dxa"/>
            <w:tcBorders>
              <w:top w:val="single" w:sz="2" w:space="0" w:color="auto"/>
            </w:tcBorders>
            <w:tcMar>
              <w:top w:w="60" w:type="dxa"/>
              <w:left w:w="120" w:type="dxa"/>
              <w:bottom w:w="30" w:type="dxa"/>
              <w:right w:w="120" w:type="dxa"/>
            </w:tcMar>
            <w:vAlign w:val="center"/>
          </w:tcPr>
          <w:p w14:paraId="34A22EA0"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航空</w:t>
            </w:r>
          </w:p>
        </w:tc>
        <w:tc>
          <w:tcPr>
            <w:tcW w:w="919" w:type="dxa"/>
            <w:tcBorders>
              <w:top w:val="single" w:sz="2" w:space="0" w:color="auto"/>
            </w:tcBorders>
            <w:tcMar>
              <w:top w:w="60" w:type="dxa"/>
              <w:left w:w="120" w:type="dxa"/>
              <w:bottom w:w="30" w:type="dxa"/>
              <w:right w:w="120" w:type="dxa"/>
            </w:tcMar>
            <w:vAlign w:val="center"/>
          </w:tcPr>
          <w:p w14:paraId="4CE37C67"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61.3</w:t>
            </w:r>
          </w:p>
        </w:tc>
        <w:tc>
          <w:tcPr>
            <w:tcW w:w="1461" w:type="dxa"/>
            <w:tcBorders>
              <w:top w:val="single" w:sz="2" w:space="0" w:color="auto"/>
            </w:tcBorders>
            <w:tcMar>
              <w:top w:w="60" w:type="dxa"/>
              <w:left w:w="120" w:type="dxa"/>
              <w:bottom w:w="30" w:type="dxa"/>
              <w:right w:w="120" w:type="dxa"/>
            </w:tcMar>
            <w:vAlign w:val="center"/>
          </w:tcPr>
          <w:p w14:paraId="4E2851CF"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M1</w:t>
            </w:r>
            <w:r w:rsidRPr="0010005D">
              <w:rPr>
                <w:rFonts w:ascii="Times New Roman" w:eastAsia="宋体" w:hAnsi="Times New Roman" w:cs="Arial"/>
                <w:sz w:val="22"/>
              </w:rPr>
              <w:t>技术细节缺失</w:t>
            </w:r>
          </w:p>
        </w:tc>
        <w:tc>
          <w:tcPr>
            <w:tcW w:w="1425" w:type="dxa"/>
            <w:tcBorders>
              <w:top w:val="single" w:sz="2" w:space="0" w:color="auto"/>
            </w:tcBorders>
            <w:tcMar>
              <w:top w:w="60" w:type="dxa"/>
              <w:left w:w="120" w:type="dxa"/>
              <w:bottom w:w="30" w:type="dxa"/>
              <w:right w:w="120" w:type="dxa"/>
            </w:tcMar>
            <w:vAlign w:val="center"/>
          </w:tcPr>
          <w:p w14:paraId="7BD75C98"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M6</w:t>
            </w:r>
            <w:r w:rsidRPr="0010005D">
              <w:rPr>
                <w:rFonts w:ascii="Times New Roman" w:eastAsia="宋体" w:hAnsi="Times New Roman" w:cs="Arial"/>
                <w:sz w:val="22"/>
              </w:rPr>
              <w:t>谣言</w:t>
            </w:r>
          </w:p>
        </w:tc>
        <w:tc>
          <w:tcPr>
            <w:tcW w:w="2340" w:type="dxa"/>
            <w:tcBorders>
              <w:top w:val="single" w:sz="2" w:space="0" w:color="auto"/>
            </w:tcBorders>
            <w:tcMar>
              <w:top w:w="60" w:type="dxa"/>
              <w:left w:w="120" w:type="dxa"/>
              <w:bottom w:w="30" w:type="dxa"/>
              <w:right w:w="120" w:type="dxa"/>
            </w:tcMar>
            <w:vAlign w:val="center"/>
          </w:tcPr>
          <w:p w14:paraId="100830BA"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31.4</w:t>
            </w:r>
          </w:p>
        </w:tc>
        <w:tc>
          <w:tcPr>
            <w:tcW w:w="1309" w:type="dxa"/>
            <w:tcBorders>
              <w:top w:val="single" w:sz="2" w:space="0" w:color="auto"/>
            </w:tcBorders>
            <w:tcMar>
              <w:top w:w="60" w:type="dxa"/>
              <w:left w:w="120" w:type="dxa"/>
              <w:bottom w:w="30" w:type="dxa"/>
              <w:right w:w="120" w:type="dxa"/>
            </w:tcMar>
            <w:vAlign w:val="center"/>
          </w:tcPr>
          <w:p w14:paraId="25420CA4"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52</w:t>
            </w:r>
          </w:p>
        </w:tc>
      </w:tr>
      <w:tr w:rsidR="00527DAD" w:rsidRPr="0010005D" w14:paraId="0FC6CF5F" w14:textId="77777777" w:rsidTr="00C00EE5">
        <w:trPr>
          <w:jc w:val="center"/>
        </w:trPr>
        <w:tc>
          <w:tcPr>
            <w:tcW w:w="1067" w:type="dxa"/>
            <w:tcMar>
              <w:top w:w="60" w:type="dxa"/>
              <w:left w:w="120" w:type="dxa"/>
              <w:bottom w:w="30" w:type="dxa"/>
              <w:right w:w="120" w:type="dxa"/>
            </w:tcMar>
            <w:vAlign w:val="center"/>
          </w:tcPr>
          <w:p w14:paraId="7811BF4C"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轨道交通</w:t>
            </w:r>
          </w:p>
        </w:tc>
        <w:tc>
          <w:tcPr>
            <w:tcW w:w="919" w:type="dxa"/>
            <w:tcMar>
              <w:top w:w="60" w:type="dxa"/>
              <w:left w:w="120" w:type="dxa"/>
              <w:bottom w:w="30" w:type="dxa"/>
              <w:right w:w="120" w:type="dxa"/>
            </w:tcMar>
            <w:vAlign w:val="center"/>
          </w:tcPr>
          <w:p w14:paraId="5BE4C4DD"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46.8</w:t>
            </w:r>
          </w:p>
        </w:tc>
        <w:tc>
          <w:tcPr>
            <w:tcW w:w="1461" w:type="dxa"/>
            <w:tcMar>
              <w:top w:w="60" w:type="dxa"/>
              <w:left w:w="120" w:type="dxa"/>
              <w:bottom w:w="30" w:type="dxa"/>
              <w:right w:w="120" w:type="dxa"/>
            </w:tcMar>
            <w:vAlign w:val="center"/>
          </w:tcPr>
          <w:p w14:paraId="72612EAB"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M4</w:t>
            </w:r>
            <w:r w:rsidRPr="0010005D">
              <w:rPr>
                <w:rFonts w:ascii="Times New Roman" w:eastAsia="宋体" w:hAnsi="Times New Roman" w:cs="Arial"/>
                <w:sz w:val="22"/>
              </w:rPr>
              <w:t>服务规则模糊</w:t>
            </w:r>
          </w:p>
        </w:tc>
        <w:tc>
          <w:tcPr>
            <w:tcW w:w="1425" w:type="dxa"/>
            <w:tcMar>
              <w:top w:w="60" w:type="dxa"/>
              <w:left w:w="120" w:type="dxa"/>
              <w:bottom w:w="30" w:type="dxa"/>
              <w:right w:w="120" w:type="dxa"/>
            </w:tcMar>
            <w:vAlign w:val="center"/>
          </w:tcPr>
          <w:p w14:paraId="154854E7"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M2</w:t>
            </w:r>
            <w:r w:rsidRPr="0010005D">
              <w:rPr>
                <w:rFonts w:ascii="Times New Roman" w:eastAsia="宋体" w:hAnsi="Times New Roman" w:cs="Arial"/>
                <w:sz w:val="22"/>
              </w:rPr>
              <w:t>执法争议</w:t>
            </w:r>
          </w:p>
        </w:tc>
        <w:tc>
          <w:tcPr>
            <w:tcW w:w="2340" w:type="dxa"/>
            <w:tcMar>
              <w:top w:w="60" w:type="dxa"/>
              <w:left w:w="120" w:type="dxa"/>
              <w:bottom w:w="30" w:type="dxa"/>
              <w:right w:w="120" w:type="dxa"/>
            </w:tcMar>
            <w:vAlign w:val="center"/>
          </w:tcPr>
          <w:p w14:paraId="12EDE249"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19.6</w:t>
            </w:r>
          </w:p>
        </w:tc>
        <w:tc>
          <w:tcPr>
            <w:tcW w:w="1309" w:type="dxa"/>
            <w:tcMar>
              <w:top w:w="60" w:type="dxa"/>
              <w:left w:w="120" w:type="dxa"/>
              <w:bottom w:w="30" w:type="dxa"/>
              <w:right w:w="120" w:type="dxa"/>
            </w:tcMar>
            <w:vAlign w:val="center"/>
          </w:tcPr>
          <w:p w14:paraId="4B0EBF1E"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28</w:t>
            </w:r>
          </w:p>
        </w:tc>
      </w:tr>
      <w:tr w:rsidR="00527DAD" w:rsidRPr="0010005D" w14:paraId="6EB7E0C3" w14:textId="77777777" w:rsidTr="00C00EE5">
        <w:trPr>
          <w:jc w:val="center"/>
        </w:trPr>
        <w:tc>
          <w:tcPr>
            <w:tcW w:w="1067" w:type="dxa"/>
            <w:tcMar>
              <w:top w:w="60" w:type="dxa"/>
              <w:left w:w="120" w:type="dxa"/>
              <w:bottom w:w="30" w:type="dxa"/>
              <w:right w:w="120" w:type="dxa"/>
            </w:tcMar>
            <w:vAlign w:val="center"/>
          </w:tcPr>
          <w:p w14:paraId="590E3173"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水路</w:t>
            </w:r>
          </w:p>
        </w:tc>
        <w:tc>
          <w:tcPr>
            <w:tcW w:w="919" w:type="dxa"/>
            <w:tcMar>
              <w:top w:w="60" w:type="dxa"/>
              <w:left w:w="120" w:type="dxa"/>
              <w:bottom w:w="30" w:type="dxa"/>
              <w:right w:w="120" w:type="dxa"/>
            </w:tcMar>
            <w:vAlign w:val="center"/>
          </w:tcPr>
          <w:p w14:paraId="108BDCA0"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41.2</w:t>
            </w:r>
          </w:p>
        </w:tc>
        <w:tc>
          <w:tcPr>
            <w:tcW w:w="1461" w:type="dxa"/>
            <w:tcMar>
              <w:top w:w="60" w:type="dxa"/>
              <w:left w:w="120" w:type="dxa"/>
              <w:bottom w:w="30" w:type="dxa"/>
              <w:right w:w="120" w:type="dxa"/>
            </w:tcMar>
            <w:vAlign w:val="center"/>
          </w:tcPr>
          <w:p w14:paraId="609BA36A"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M3</w:t>
            </w:r>
            <w:r w:rsidRPr="0010005D">
              <w:rPr>
                <w:rFonts w:ascii="Times New Roman" w:eastAsia="宋体" w:hAnsi="Times New Roman" w:cs="Arial"/>
                <w:sz w:val="22"/>
              </w:rPr>
              <w:t>涉外民族情绪</w:t>
            </w:r>
          </w:p>
        </w:tc>
        <w:tc>
          <w:tcPr>
            <w:tcW w:w="1425" w:type="dxa"/>
            <w:tcMar>
              <w:top w:w="60" w:type="dxa"/>
              <w:left w:w="120" w:type="dxa"/>
              <w:bottom w:w="30" w:type="dxa"/>
              <w:right w:w="120" w:type="dxa"/>
            </w:tcMar>
            <w:vAlign w:val="center"/>
          </w:tcPr>
          <w:p w14:paraId="4DD909AD"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M5</w:t>
            </w:r>
            <w:r w:rsidRPr="0010005D">
              <w:rPr>
                <w:rFonts w:ascii="Times New Roman" w:eastAsia="宋体" w:hAnsi="Times New Roman" w:cs="Arial"/>
                <w:sz w:val="22"/>
              </w:rPr>
              <w:t>经济连锁</w:t>
            </w:r>
          </w:p>
        </w:tc>
        <w:tc>
          <w:tcPr>
            <w:tcW w:w="2340" w:type="dxa"/>
            <w:tcMar>
              <w:top w:w="60" w:type="dxa"/>
              <w:left w:w="120" w:type="dxa"/>
              <w:bottom w:w="30" w:type="dxa"/>
              <w:right w:w="120" w:type="dxa"/>
            </w:tcMar>
            <w:vAlign w:val="center"/>
          </w:tcPr>
          <w:p w14:paraId="1A550878"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26.3</w:t>
            </w:r>
          </w:p>
        </w:tc>
        <w:tc>
          <w:tcPr>
            <w:tcW w:w="1309" w:type="dxa"/>
            <w:tcMar>
              <w:top w:w="60" w:type="dxa"/>
              <w:left w:w="120" w:type="dxa"/>
              <w:bottom w:w="30" w:type="dxa"/>
              <w:right w:w="120" w:type="dxa"/>
            </w:tcMar>
            <w:vAlign w:val="center"/>
          </w:tcPr>
          <w:p w14:paraId="4B32962C"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39</w:t>
            </w:r>
          </w:p>
        </w:tc>
      </w:tr>
      <w:tr w:rsidR="00527DAD" w:rsidRPr="0010005D" w14:paraId="3FA633D2" w14:textId="77777777" w:rsidTr="00C00EE5">
        <w:trPr>
          <w:jc w:val="center"/>
        </w:trPr>
        <w:tc>
          <w:tcPr>
            <w:tcW w:w="1067" w:type="dxa"/>
            <w:tcMar>
              <w:top w:w="60" w:type="dxa"/>
              <w:left w:w="120" w:type="dxa"/>
              <w:bottom w:w="30" w:type="dxa"/>
              <w:right w:w="120" w:type="dxa"/>
            </w:tcMar>
            <w:vAlign w:val="center"/>
          </w:tcPr>
          <w:p w14:paraId="1F367D52"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公路</w:t>
            </w:r>
          </w:p>
        </w:tc>
        <w:tc>
          <w:tcPr>
            <w:tcW w:w="919" w:type="dxa"/>
            <w:tcMar>
              <w:top w:w="60" w:type="dxa"/>
              <w:left w:w="120" w:type="dxa"/>
              <w:bottom w:w="30" w:type="dxa"/>
              <w:right w:w="120" w:type="dxa"/>
            </w:tcMar>
            <w:vAlign w:val="center"/>
          </w:tcPr>
          <w:p w14:paraId="08727C99"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30.9</w:t>
            </w:r>
          </w:p>
        </w:tc>
        <w:tc>
          <w:tcPr>
            <w:tcW w:w="1461" w:type="dxa"/>
            <w:tcMar>
              <w:top w:w="60" w:type="dxa"/>
              <w:left w:w="120" w:type="dxa"/>
              <w:bottom w:w="30" w:type="dxa"/>
              <w:right w:w="120" w:type="dxa"/>
            </w:tcMar>
            <w:vAlign w:val="center"/>
          </w:tcPr>
          <w:p w14:paraId="2B22A9D6" w14:textId="77777777" w:rsidR="00527DAD" w:rsidRPr="0010005D" w:rsidRDefault="00527DAD" w:rsidP="00C00EE5">
            <w:pPr>
              <w:snapToGrid w:val="0"/>
              <w:spacing w:before="120" w:after="120" w:line="240" w:lineRule="auto"/>
              <w:ind w:firstLine="0"/>
              <w:jc w:val="center"/>
              <w:rPr>
                <w:rFonts w:ascii="Times New Roman" w:eastAsia="宋体" w:hAnsi="Times New Roman"/>
                <w:sz w:val="22"/>
              </w:rPr>
            </w:pPr>
            <w:r w:rsidRPr="0010005D">
              <w:rPr>
                <w:rFonts w:ascii="Times New Roman" w:eastAsia="宋体" w:hAnsi="Times New Roman" w:cs="Arial"/>
                <w:sz w:val="22"/>
              </w:rPr>
              <w:t>M2</w:t>
            </w:r>
            <w:r w:rsidRPr="0010005D">
              <w:rPr>
                <w:rFonts w:ascii="Times New Roman" w:eastAsia="宋体" w:hAnsi="Times New Roman" w:cs="Arial"/>
                <w:sz w:val="22"/>
              </w:rPr>
              <w:t>执法争议</w:t>
            </w:r>
          </w:p>
        </w:tc>
        <w:tc>
          <w:tcPr>
            <w:tcW w:w="1425" w:type="dxa"/>
            <w:tcMar>
              <w:top w:w="60" w:type="dxa"/>
              <w:left w:w="120" w:type="dxa"/>
              <w:bottom w:w="30" w:type="dxa"/>
              <w:right w:w="120" w:type="dxa"/>
            </w:tcMar>
            <w:vAlign w:val="center"/>
          </w:tcPr>
          <w:p w14:paraId="6BDA4FAE" w14:textId="77777777" w:rsidR="00527DAD" w:rsidRPr="0010005D" w:rsidRDefault="00527DAD" w:rsidP="00C00EE5">
            <w:pPr>
              <w:snapToGrid w:val="0"/>
              <w:spacing w:before="120" w:after="120" w:line="240" w:lineRule="auto"/>
              <w:ind w:firstLine="0"/>
              <w:rPr>
                <w:rFonts w:ascii="Times New Roman" w:eastAsia="宋体" w:hAnsi="Times New Roman"/>
                <w:sz w:val="22"/>
              </w:rPr>
            </w:pPr>
            <w:r w:rsidRPr="0010005D">
              <w:rPr>
                <w:rFonts w:ascii="Times New Roman" w:eastAsia="宋体" w:hAnsi="Times New Roman" w:cs="Arial"/>
                <w:sz w:val="22"/>
              </w:rPr>
              <w:t>M4</w:t>
            </w:r>
            <w:r w:rsidRPr="0010005D">
              <w:rPr>
                <w:rFonts w:ascii="Times New Roman" w:eastAsia="宋体" w:hAnsi="Times New Roman" w:cs="Arial"/>
                <w:sz w:val="22"/>
              </w:rPr>
              <w:t>服务规则</w:t>
            </w:r>
          </w:p>
        </w:tc>
        <w:tc>
          <w:tcPr>
            <w:tcW w:w="2340" w:type="dxa"/>
            <w:tcMar>
              <w:top w:w="60" w:type="dxa"/>
              <w:left w:w="120" w:type="dxa"/>
              <w:bottom w:w="30" w:type="dxa"/>
              <w:right w:w="120" w:type="dxa"/>
            </w:tcMar>
            <w:vAlign w:val="center"/>
          </w:tcPr>
          <w:p w14:paraId="312FB75B"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11.2</w:t>
            </w:r>
          </w:p>
        </w:tc>
        <w:tc>
          <w:tcPr>
            <w:tcW w:w="1309" w:type="dxa"/>
            <w:tcMar>
              <w:top w:w="60" w:type="dxa"/>
              <w:left w:w="120" w:type="dxa"/>
              <w:bottom w:w="30" w:type="dxa"/>
              <w:right w:w="120" w:type="dxa"/>
            </w:tcMar>
            <w:vAlign w:val="center"/>
          </w:tcPr>
          <w:p w14:paraId="0E99DC54" w14:textId="77777777" w:rsidR="00527DAD" w:rsidRPr="0010005D" w:rsidRDefault="00527DAD" w:rsidP="00C00EE5">
            <w:pPr>
              <w:snapToGrid w:val="0"/>
              <w:spacing w:before="120" w:after="120" w:line="240" w:lineRule="auto"/>
              <w:ind w:firstLine="0"/>
              <w:jc w:val="right"/>
              <w:rPr>
                <w:rFonts w:ascii="Times New Roman" w:eastAsia="宋体" w:hAnsi="Times New Roman"/>
                <w:sz w:val="22"/>
              </w:rPr>
            </w:pPr>
            <w:r w:rsidRPr="0010005D">
              <w:rPr>
                <w:rFonts w:ascii="Times New Roman" w:eastAsia="宋体" w:hAnsi="Times New Roman" w:cs="Arial"/>
                <w:sz w:val="22"/>
              </w:rPr>
              <w:t>31</w:t>
            </w:r>
          </w:p>
        </w:tc>
      </w:tr>
    </w:tbl>
    <w:p w14:paraId="661EC6B2" w14:textId="77777777" w:rsidR="00527DAD" w:rsidRPr="0010005D" w:rsidRDefault="00527DAD" w:rsidP="00527DAD">
      <w:pPr>
        <w:spacing w:before="120" w:after="120" w:line="288" w:lineRule="auto"/>
        <w:rPr>
          <w:rFonts w:ascii="Times New Roman" w:eastAsia="宋体" w:hAnsi="Times New Roman"/>
        </w:rPr>
      </w:pPr>
    </w:p>
    <w:p w14:paraId="45B97879" w14:textId="77777777" w:rsidR="00527DAD" w:rsidRPr="0010005D" w:rsidRDefault="00527DAD" w:rsidP="00527DAD">
      <w:pPr>
        <w:numPr>
          <w:ilvl w:val="0"/>
          <w:numId w:val="5"/>
        </w:numPr>
        <w:spacing w:before="120" w:after="120" w:line="288" w:lineRule="auto"/>
        <w:ind w:firstLineChars="200" w:firstLine="442"/>
        <w:rPr>
          <w:rFonts w:ascii="Times New Roman" w:eastAsia="宋体" w:hAnsi="Times New Roman"/>
          <w:b/>
          <w:bCs/>
        </w:rPr>
      </w:pPr>
      <w:r w:rsidRPr="0010005D">
        <w:rPr>
          <w:rFonts w:ascii="Times New Roman" w:eastAsia="宋体" w:hAnsi="Times New Roman" w:cs="Arial"/>
          <w:b/>
          <w:bCs/>
          <w:sz w:val="22"/>
        </w:rPr>
        <w:t>回应</w:t>
      </w:r>
      <w:r w:rsidRPr="0010005D">
        <w:rPr>
          <w:rFonts w:ascii="Times New Roman" w:eastAsia="宋体" w:hAnsi="Times New Roman" w:cs="Arial" w:hint="eastAsia"/>
          <w:b/>
          <w:bCs/>
          <w:sz w:val="22"/>
        </w:rPr>
        <w:t>时效</w:t>
      </w:r>
      <w:r w:rsidRPr="0010005D">
        <w:rPr>
          <w:rFonts w:ascii="Times New Roman" w:eastAsia="宋体" w:hAnsi="Times New Roman" w:cs="Arial"/>
          <w:b/>
          <w:bCs/>
          <w:sz w:val="22"/>
        </w:rPr>
        <w:t>与次生</w:t>
      </w:r>
      <w:r w:rsidRPr="0010005D">
        <w:rPr>
          <w:rFonts w:ascii="Times New Roman" w:eastAsia="宋体" w:hAnsi="Times New Roman" w:cs="Arial" w:hint="eastAsia"/>
          <w:b/>
          <w:bCs/>
          <w:sz w:val="22"/>
        </w:rPr>
        <w:t>舆情</w:t>
      </w:r>
      <w:r w:rsidRPr="0010005D">
        <w:rPr>
          <w:rFonts w:ascii="Times New Roman" w:eastAsia="宋体" w:hAnsi="Times New Roman" w:cs="Arial"/>
          <w:b/>
          <w:bCs/>
          <w:sz w:val="22"/>
        </w:rPr>
        <w:t>抑制</w:t>
      </w:r>
    </w:p>
    <w:p w14:paraId="774FA3AE"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将“官方回应时间（小时）”二分为≤</w:t>
      </w:r>
      <w:r w:rsidRPr="0010005D">
        <w:rPr>
          <w:rFonts w:ascii="Times New Roman" w:eastAsia="宋体" w:hAnsi="Times New Roman" w:cs="仿宋_GB2312" w:hint="eastAsia"/>
          <w:bCs/>
        </w:rPr>
        <w:t>2h</w:t>
      </w:r>
      <w:r w:rsidRPr="0010005D">
        <w:rPr>
          <w:rFonts w:ascii="Times New Roman" w:eastAsia="宋体" w:hAnsi="Times New Roman" w:cs="仿宋_GB2312" w:hint="eastAsia"/>
          <w:bCs/>
        </w:rPr>
        <w:t>与</w:t>
      </w:r>
      <w:r w:rsidRPr="0010005D">
        <w:rPr>
          <w:rFonts w:ascii="Times New Roman" w:eastAsia="宋体" w:hAnsi="Times New Roman" w:cs="仿宋_GB2312" w:hint="eastAsia"/>
          <w:bCs/>
        </w:rPr>
        <w:t>&gt;2h</w:t>
      </w:r>
      <w:r w:rsidRPr="0010005D">
        <w:rPr>
          <w:rFonts w:ascii="Times New Roman" w:eastAsia="宋体" w:hAnsi="Times New Roman" w:cs="仿宋_GB2312" w:hint="eastAsia"/>
          <w:bCs/>
        </w:rPr>
        <w:t>，卡方结果提示，≤</w:t>
      </w:r>
      <w:r w:rsidRPr="0010005D">
        <w:rPr>
          <w:rFonts w:ascii="Times New Roman" w:eastAsia="宋体" w:hAnsi="Times New Roman" w:cs="仿宋_GB2312" w:hint="eastAsia"/>
          <w:bCs/>
        </w:rPr>
        <w:t>2h</w:t>
      </w:r>
      <w:r w:rsidRPr="0010005D">
        <w:rPr>
          <w:rFonts w:ascii="Times New Roman" w:eastAsia="宋体" w:hAnsi="Times New Roman" w:cs="仿宋_GB2312" w:hint="eastAsia"/>
          <w:bCs/>
        </w:rPr>
        <w:t>组次生率为</w:t>
      </w:r>
      <w:r w:rsidRPr="0010005D">
        <w:rPr>
          <w:rFonts w:ascii="Times New Roman" w:eastAsia="宋体" w:hAnsi="Times New Roman" w:cs="仿宋_GB2312" w:hint="eastAsia"/>
          <w:bCs/>
        </w:rPr>
        <w:t>22.4%</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&gt;2h</w:t>
      </w:r>
      <w:r w:rsidRPr="0010005D">
        <w:rPr>
          <w:rFonts w:ascii="Times New Roman" w:eastAsia="宋体" w:hAnsi="Times New Roman" w:cs="仿宋_GB2312" w:hint="eastAsia"/>
          <w:bCs/>
        </w:rPr>
        <w:t>组升至</w:t>
      </w:r>
      <w:r w:rsidRPr="0010005D">
        <w:rPr>
          <w:rFonts w:ascii="Times New Roman" w:eastAsia="宋体" w:hAnsi="Times New Roman" w:cs="仿宋_GB2312" w:hint="eastAsia"/>
          <w:bCs/>
        </w:rPr>
        <w:t>51.7%</w:t>
      </w:r>
      <w:r w:rsidRPr="0010005D">
        <w:rPr>
          <w:rFonts w:ascii="Times New Roman" w:eastAsia="宋体" w:hAnsi="Times New Roman" w:cs="仿宋_GB2312" w:hint="eastAsia"/>
          <w:bCs/>
        </w:rPr>
        <w:t>（χ²</w:t>
      </w:r>
      <w:r w:rsidRPr="0010005D">
        <w:rPr>
          <w:rFonts w:ascii="Times New Roman" w:eastAsia="宋体" w:hAnsi="Times New Roman" w:cs="仿宋_GB2312" w:hint="eastAsia"/>
          <w:bCs/>
        </w:rPr>
        <w:t>=15.6</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p&lt;0.001</w:t>
      </w:r>
      <w:r w:rsidRPr="0010005D">
        <w:rPr>
          <w:rFonts w:ascii="Times New Roman" w:eastAsia="宋体" w:hAnsi="Times New Roman" w:cs="仿宋_GB2312" w:hint="eastAsia"/>
          <w:bCs/>
        </w:rPr>
        <w:t>）。以</w:t>
      </w:r>
      <w:proofErr w:type="gramStart"/>
      <w:r w:rsidRPr="0010005D">
        <w:rPr>
          <w:rFonts w:ascii="Times New Roman" w:eastAsia="宋体" w:hAnsi="Times New Roman" w:cs="仿宋_GB2312" w:hint="eastAsia"/>
          <w:bCs/>
        </w:rPr>
        <w:t>微博蓝</w:t>
      </w:r>
      <w:proofErr w:type="gramEnd"/>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实时回应的平息率最高（</w:t>
      </w:r>
      <w:r w:rsidRPr="0010005D">
        <w:rPr>
          <w:rFonts w:ascii="Times New Roman" w:eastAsia="宋体" w:hAnsi="Times New Roman" w:cs="仿宋_GB2312" w:hint="eastAsia"/>
          <w:bCs/>
        </w:rPr>
        <w:t>54%</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微信公众号</w:t>
      </w:r>
      <w:proofErr w:type="gramEnd"/>
      <w:r w:rsidRPr="0010005D">
        <w:rPr>
          <w:rFonts w:ascii="Times New Roman" w:eastAsia="宋体" w:hAnsi="Times New Roman" w:cs="仿宋_GB2312" w:hint="eastAsia"/>
          <w:bCs/>
        </w:rPr>
        <w:t>延迟回应的平</w:t>
      </w:r>
      <w:proofErr w:type="gramStart"/>
      <w:r w:rsidRPr="0010005D">
        <w:rPr>
          <w:rFonts w:ascii="Times New Roman" w:eastAsia="宋体" w:hAnsi="Times New Roman" w:cs="仿宋_GB2312" w:hint="eastAsia"/>
          <w:bCs/>
        </w:rPr>
        <w:t>息率仅</w:t>
      </w:r>
      <w:proofErr w:type="gramEnd"/>
      <w:r w:rsidRPr="0010005D">
        <w:rPr>
          <w:rFonts w:ascii="Times New Roman" w:eastAsia="宋体" w:hAnsi="Times New Roman" w:cs="仿宋_GB2312" w:hint="eastAsia"/>
          <w:bCs/>
        </w:rPr>
        <w:t>28%</w:t>
      </w:r>
      <w:r w:rsidRPr="0010005D">
        <w:rPr>
          <w:rFonts w:ascii="Times New Roman" w:eastAsia="宋体" w:hAnsi="Times New Roman" w:cs="仿宋_GB2312" w:hint="eastAsia"/>
          <w:bCs/>
        </w:rPr>
        <w:t>。可见，时效与渠道类型是次生风险的可控变量。</w:t>
      </w:r>
    </w:p>
    <w:p w14:paraId="45472F5D" w14:textId="62CF6FEE" w:rsidR="00527DAD" w:rsidRPr="0010005D" w:rsidDel="00247186" w:rsidRDefault="00527DAD" w:rsidP="00527DAD">
      <w:pPr>
        <w:numPr>
          <w:ilvl w:val="0"/>
          <w:numId w:val="5"/>
        </w:numPr>
        <w:spacing w:before="120" w:after="120" w:line="288" w:lineRule="auto"/>
        <w:ind w:firstLineChars="200" w:firstLine="442"/>
        <w:rPr>
          <w:del w:id="12" w:author="Su, Linsen" w:date="2025-11-18T14:12:00Z"/>
          <w:rFonts w:ascii="Times New Roman" w:eastAsia="宋体" w:hAnsi="Times New Roman"/>
          <w:b/>
          <w:bCs/>
        </w:rPr>
      </w:pPr>
      <w:del w:id="13" w:author="Su, Linsen" w:date="2025-11-18T14:12:00Z">
        <w:r w:rsidRPr="0010005D" w:rsidDel="00247186">
          <w:rPr>
            <w:rFonts w:ascii="Times New Roman" w:eastAsia="宋体" w:hAnsi="Times New Roman" w:cs="Arial"/>
            <w:b/>
            <w:bCs/>
            <w:sz w:val="22"/>
          </w:rPr>
          <w:delText>次生舆情的内容演化路径</w:delText>
        </w:r>
        <w:r w:rsidRPr="0010005D" w:rsidDel="00247186">
          <w:rPr>
            <w:rFonts w:ascii="Times New Roman" w:eastAsia="宋体" w:hAnsi="Times New Roman" w:cs="Arial" w:hint="eastAsia"/>
            <w:b/>
            <w:bCs/>
            <w:sz w:val="22"/>
          </w:rPr>
          <w:delText>模型</w:delText>
        </w:r>
      </w:del>
    </w:p>
    <w:p w14:paraId="56F0E504" w14:textId="0DBE8B5A" w:rsidR="00527DAD" w:rsidRPr="0010005D" w:rsidDel="00247186" w:rsidRDefault="00527DAD" w:rsidP="00527DAD">
      <w:pPr>
        <w:spacing w:line="360" w:lineRule="auto"/>
        <w:ind w:firstLineChars="200" w:firstLine="480"/>
        <w:rPr>
          <w:del w:id="14" w:author="Su, Linsen" w:date="2025-11-18T14:12:00Z"/>
          <w:rFonts w:ascii="Times New Roman" w:eastAsia="宋体" w:hAnsi="Times New Roman" w:cs="仿宋_GB2312"/>
          <w:bCs/>
        </w:rPr>
      </w:pPr>
      <w:del w:id="15" w:author="Su, Linsen" w:date="2025-11-18T14:12:00Z">
        <w:r w:rsidRPr="0010005D" w:rsidDel="00247186">
          <w:rPr>
            <w:rFonts w:ascii="Times New Roman" w:eastAsia="宋体" w:hAnsi="Times New Roman" w:cs="仿宋_GB2312" w:hint="eastAsia"/>
            <w:bCs/>
          </w:rPr>
          <w:delText>将“官方回应时间（小时）”二分为“两小时内”与“超过两小时”，卡方结果提示，“两小时内”组次生率为</w:delText>
        </w:r>
        <w:r w:rsidRPr="0010005D" w:rsidDel="00247186">
          <w:rPr>
            <w:rFonts w:ascii="Times New Roman" w:eastAsia="宋体" w:hAnsi="Times New Roman" w:cs="仿宋_GB2312" w:hint="eastAsia"/>
            <w:bCs/>
          </w:rPr>
          <w:delText>22.4%</w:delText>
        </w:r>
        <w:r w:rsidRPr="0010005D" w:rsidDel="00247186">
          <w:rPr>
            <w:rFonts w:ascii="Times New Roman" w:eastAsia="宋体" w:hAnsi="Times New Roman" w:cs="仿宋_GB2312" w:hint="eastAsia"/>
            <w:bCs/>
          </w:rPr>
          <w:delText>，“超过两小时”组升至</w:delText>
        </w:r>
        <w:r w:rsidRPr="0010005D" w:rsidDel="00247186">
          <w:rPr>
            <w:rFonts w:ascii="Times New Roman" w:eastAsia="宋体" w:hAnsi="Times New Roman" w:cs="仿宋_GB2312" w:hint="eastAsia"/>
            <w:bCs/>
          </w:rPr>
          <w:delText>51.7%</w:delText>
        </w:r>
        <w:r w:rsidRPr="0010005D" w:rsidDel="00247186">
          <w:rPr>
            <w:rFonts w:ascii="Times New Roman" w:eastAsia="宋体" w:hAnsi="Times New Roman" w:cs="仿宋_GB2312" w:hint="eastAsia"/>
            <w:bCs/>
          </w:rPr>
          <w:delText>（χ²</w:delText>
        </w:r>
        <w:r w:rsidRPr="0010005D" w:rsidDel="00247186">
          <w:rPr>
            <w:rFonts w:ascii="Times New Roman" w:eastAsia="宋体" w:hAnsi="Times New Roman" w:cs="仿宋_GB2312" w:hint="eastAsia"/>
            <w:bCs/>
          </w:rPr>
          <w:delText>=15.6</w:delText>
        </w:r>
        <w:r w:rsidRPr="0010005D" w:rsidDel="00247186">
          <w:rPr>
            <w:rFonts w:ascii="Times New Roman" w:eastAsia="宋体" w:hAnsi="Times New Roman" w:cs="仿宋_GB2312" w:hint="eastAsia"/>
            <w:bCs/>
          </w:rPr>
          <w:delText>，</w:delText>
        </w:r>
        <w:r w:rsidRPr="0010005D" w:rsidDel="00247186">
          <w:rPr>
            <w:rFonts w:ascii="Times New Roman" w:eastAsia="宋体" w:hAnsi="Times New Roman" w:cs="仿宋_GB2312" w:hint="eastAsia"/>
            <w:bCs/>
          </w:rPr>
          <w:delText>p&lt;0.001</w:delText>
        </w:r>
        <w:r w:rsidRPr="0010005D" w:rsidDel="00247186">
          <w:rPr>
            <w:rFonts w:ascii="Times New Roman" w:eastAsia="宋体" w:hAnsi="Times New Roman" w:cs="仿宋_GB2312" w:hint="eastAsia"/>
            <w:bCs/>
          </w:rPr>
          <w:delText>）。以微博蓝</w:delText>
        </w:r>
        <w:r w:rsidRPr="0010005D" w:rsidDel="00247186">
          <w:rPr>
            <w:rFonts w:ascii="Times New Roman" w:eastAsia="宋体" w:hAnsi="Times New Roman" w:cs="仿宋_GB2312" w:hint="eastAsia"/>
            <w:bCs/>
          </w:rPr>
          <w:delText>V</w:delText>
        </w:r>
        <w:r w:rsidRPr="0010005D" w:rsidDel="00247186">
          <w:rPr>
            <w:rFonts w:ascii="Times New Roman" w:eastAsia="宋体" w:hAnsi="Times New Roman" w:cs="仿宋_GB2312" w:hint="eastAsia"/>
            <w:bCs/>
          </w:rPr>
          <w:delText>实时回应的平息率最高（</w:delText>
        </w:r>
        <w:r w:rsidRPr="0010005D" w:rsidDel="00247186">
          <w:rPr>
            <w:rFonts w:ascii="Times New Roman" w:eastAsia="宋体" w:hAnsi="Times New Roman" w:cs="仿宋_GB2312" w:hint="eastAsia"/>
            <w:bCs/>
          </w:rPr>
          <w:delText>54%</w:delText>
        </w:r>
        <w:r w:rsidRPr="0010005D" w:rsidDel="00247186">
          <w:rPr>
            <w:rFonts w:ascii="Times New Roman" w:eastAsia="宋体" w:hAnsi="Times New Roman" w:cs="仿宋_GB2312" w:hint="eastAsia"/>
            <w:bCs/>
          </w:rPr>
          <w:delText>），微信公众号延迟回应的平息率仅</w:delText>
        </w:r>
        <w:r w:rsidRPr="0010005D" w:rsidDel="00247186">
          <w:rPr>
            <w:rFonts w:ascii="Times New Roman" w:eastAsia="宋体" w:hAnsi="Times New Roman" w:cs="仿宋_GB2312" w:hint="eastAsia"/>
            <w:bCs/>
          </w:rPr>
          <w:delText>28%</w:delText>
        </w:r>
        <w:r w:rsidRPr="0010005D" w:rsidDel="00247186">
          <w:rPr>
            <w:rFonts w:ascii="Times New Roman" w:eastAsia="宋体" w:hAnsi="Times New Roman" w:cs="仿宋_GB2312" w:hint="eastAsia"/>
            <w:bCs/>
          </w:rPr>
          <w:delText>。可见，时效与渠道类型是次生风险的可控变量。</w:delText>
        </w:r>
      </w:del>
    </w:p>
    <w:p w14:paraId="728EA94F" w14:textId="4CFE076A" w:rsidR="00527DAD" w:rsidRPr="0010005D" w:rsidRDefault="00527DAD" w:rsidP="00527DAD">
      <w:pPr>
        <w:spacing w:line="360" w:lineRule="auto"/>
        <w:ind w:firstLineChars="200" w:firstLine="482"/>
        <w:rPr>
          <w:rFonts w:ascii="Times New Roman" w:eastAsia="宋体" w:hAnsi="Times New Roman" w:cs="仿宋_GB2312"/>
          <w:b/>
        </w:rPr>
      </w:pPr>
      <w:del w:id="16" w:author="Su, Linsen" w:date="2025-11-18T14:12:00Z">
        <w:r w:rsidRPr="0010005D" w:rsidDel="00247186">
          <w:rPr>
            <w:rFonts w:ascii="Times New Roman" w:eastAsia="宋体" w:hAnsi="Times New Roman" w:cs="仿宋_GB2312" w:hint="eastAsia"/>
            <w:b/>
          </w:rPr>
          <w:delText>6</w:delText>
        </w:r>
      </w:del>
      <w:ins w:id="17" w:author="Su, Linsen" w:date="2025-11-18T14:12:00Z">
        <w:r w:rsidR="00247186" w:rsidRPr="0010005D">
          <w:rPr>
            <w:rFonts w:ascii="Times New Roman" w:eastAsia="宋体" w:hAnsi="Times New Roman" w:cs="仿宋_GB2312"/>
            <w:b/>
          </w:rPr>
          <w:t>5</w:t>
        </w:r>
      </w:ins>
      <w:r w:rsidRPr="0010005D">
        <w:rPr>
          <w:rFonts w:ascii="Times New Roman" w:eastAsia="宋体" w:hAnsi="Times New Roman" w:cs="仿宋_GB2312" w:hint="eastAsia"/>
          <w:b/>
        </w:rPr>
        <w:t xml:space="preserve">. </w:t>
      </w:r>
      <w:r w:rsidRPr="0010005D">
        <w:rPr>
          <w:rFonts w:ascii="Times New Roman" w:eastAsia="宋体" w:hAnsi="Times New Roman" w:cs="仿宋_GB2312" w:hint="eastAsia"/>
          <w:b/>
        </w:rPr>
        <w:t>次生舆情的内容演化路径模型</w:t>
      </w:r>
    </w:p>
    <w:p w14:paraId="66023A40"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本报告综合次生舆情与原生舆情的内容关联，共发现四条路径模型，并对相关路径模型进行了数据验证。具体如下：</w:t>
      </w:r>
    </w:p>
    <w:p w14:paraId="7E81A182"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）技术事故型：技术质疑→细节缺失→谣言滋生→权威解读→平息。</w:t>
      </w:r>
      <w:r w:rsidRPr="0010005D">
        <w:rPr>
          <w:rFonts w:ascii="Times New Roman" w:eastAsia="宋体" w:hAnsi="Times New Roman" w:cs="仿宋_GB2312" w:hint="eastAsia"/>
          <w:bCs/>
        </w:rPr>
        <w:lastRenderedPageBreak/>
        <w:t>如，航空</w:t>
      </w:r>
      <w:r w:rsidRPr="0010005D">
        <w:rPr>
          <w:rFonts w:ascii="Times New Roman" w:eastAsia="宋体" w:hAnsi="Times New Roman" w:cs="仿宋_GB2312" w:hint="eastAsia"/>
          <w:bCs/>
        </w:rPr>
        <w:t>14</w:t>
      </w:r>
      <w:r w:rsidRPr="0010005D">
        <w:rPr>
          <w:rFonts w:ascii="Times New Roman" w:eastAsia="宋体" w:hAnsi="Times New Roman" w:cs="仿宋_GB2312" w:hint="eastAsia"/>
          <w:bCs/>
        </w:rPr>
        <w:t>起舆情中，</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起出现“谣言高峰”，官方技术细节披露后</w:t>
      </w:r>
      <w:r w:rsidRPr="0010005D">
        <w:rPr>
          <w:rFonts w:ascii="Times New Roman" w:eastAsia="宋体" w:hAnsi="Times New Roman" w:cs="仿宋_GB2312" w:hint="eastAsia"/>
          <w:bCs/>
        </w:rPr>
        <w:t>6</w:t>
      </w:r>
      <w:r w:rsidRPr="0010005D">
        <w:rPr>
          <w:rFonts w:ascii="Times New Roman" w:eastAsia="宋体" w:hAnsi="Times New Roman" w:cs="仿宋_GB2312" w:hint="eastAsia"/>
          <w:bCs/>
        </w:rPr>
        <w:t>小时内负面情绪下降</w:t>
      </w:r>
      <w:r w:rsidRPr="0010005D">
        <w:rPr>
          <w:rFonts w:ascii="Times New Roman" w:eastAsia="宋体" w:hAnsi="Times New Roman" w:cs="仿宋_GB2312" w:hint="eastAsia"/>
          <w:bCs/>
        </w:rPr>
        <w:t>43%</w:t>
      </w:r>
      <w:r w:rsidRPr="0010005D">
        <w:rPr>
          <w:rFonts w:ascii="Times New Roman" w:eastAsia="宋体" w:hAnsi="Times New Roman" w:cs="仿宋_GB2312" w:hint="eastAsia"/>
          <w:bCs/>
        </w:rPr>
        <w:t>。</w:t>
      </w:r>
    </w:p>
    <w:p w14:paraId="4E1DE685"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2</w:t>
      </w:r>
      <w:r w:rsidRPr="0010005D">
        <w:rPr>
          <w:rFonts w:ascii="Times New Roman" w:eastAsia="宋体" w:hAnsi="Times New Roman" w:cs="仿宋_GB2312" w:hint="eastAsia"/>
          <w:bCs/>
        </w:rPr>
        <w:t>）执法争议型：现场视频→法律解读→处罚通报→量刑讨论→制度建议。公路</w:t>
      </w:r>
      <w:r w:rsidRPr="0010005D">
        <w:rPr>
          <w:rFonts w:ascii="Times New Roman" w:eastAsia="宋体" w:hAnsi="Times New Roman" w:cs="仿宋_GB2312" w:hint="eastAsia"/>
          <w:bCs/>
        </w:rPr>
        <w:t>23</w:t>
      </w:r>
      <w:r w:rsidRPr="0010005D">
        <w:rPr>
          <w:rFonts w:ascii="Times New Roman" w:eastAsia="宋体" w:hAnsi="Times New Roman" w:cs="仿宋_GB2312" w:hint="eastAsia"/>
          <w:bCs/>
        </w:rPr>
        <w:t>起“执法尺度”事件，</w:t>
      </w:r>
      <w:r w:rsidRPr="0010005D">
        <w:rPr>
          <w:rFonts w:ascii="Times New Roman" w:eastAsia="宋体" w:hAnsi="Times New Roman" w:cs="仿宋_GB2312" w:hint="eastAsia"/>
          <w:bCs/>
        </w:rPr>
        <w:t>17</w:t>
      </w:r>
      <w:r w:rsidRPr="0010005D">
        <w:rPr>
          <w:rFonts w:ascii="Times New Roman" w:eastAsia="宋体" w:hAnsi="Times New Roman" w:cs="仿宋_GB2312" w:hint="eastAsia"/>
          <w:bCs/>
        </w:rPr>
        <w:t>起衍生“量刑是否适当”议题，推动</w:t>
      </w:r>
      <w:r w:rsidRPr="0010005D">
        <w:rPr>
          <w:rFonts w:ascii="Times New Roman" w:eastAsia="宋体" w:hAnsi="Times New Roman" w:cs="仿宋_GB2312" w:hint="eastAsia"/>
          <w:bCs/>
        </w:rPr>
        <w:t>4</w:t>
      </w:r>
      <w:r w:rsidRPr="0010005D">
        <w:rPr>
          <w:rFonts w:ascii="Times New Roman" w:eastAsia="宋体" w:hAnsi="Times New Roman" w:cs="仿宋_GB2312" w:hint="eastAsia"/>
          <w:bCs/>
        </w:rPr>
        <w:t>部地方法规修订。</w:t>
      </w:r>
    </w:p>
    <w:p w14:paraId="6C21648A"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3</w:t>
      </w:r>
      <w:r w:rsidRPr="0010005D">
        <w:rPr>
          <w:rFonts w:ascii="Times New Roman" w:eastAsia="宋体" w:hAnsi="Times New Roman" w:cs="仿宋_GB2312" w:hint="eastAsia"/>
          <w:bCs/>
        </w:rPr>
        <w:t>）涉外敏感型：事件曝光→民族情绪→外交回应→国际媒体→二次降温。水路</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起涉外事件，</w:t>
      </w:r>
      <w:r w:rsidRPr="0010005D">
        <w:rPr>
          <w:rFonts w:ascii="Times New Roman" w:eastAsia="宋体" w:hAnsi="Times New Roman" w:cs="仿宋_GB2312" w:hint="eastAsia"/>
          <w:bCs/>
        </w:rPr>
        <w:t>100%</w:t>
      </w:r>
      <w:r w:rsidRPr="0010005D">
        <w:rPr>
          <w:rFonts w:ascii="Times New Roman" w:eastAsia="宋体" w:hAnsi="Times New Roman" w:cs="仿宋_GB2312" w:hint="eastAsia"/>
          <w:bCs/>
        </w:rPr>
        <w:t>出现“民族情绪”标签，平均持续</w:t>
      </w:r>
      <w:r w:rsidRPr="0010005D">
        <w:rPr>
          <w:rFonts w:ascii="Times New Roman" w:eastAsia="宋体" w:hAnsi="Times New Roman" w:cs="仿宋_GB2312" w:hint="eastAsia"/>
          <w:bCs/>
        </w:rPr>
        <w:t>9.8</w:t>
      </w:r>
      <w:r w:rsidRPr="0010005D">
        <w:rPr>
          <w:rFonts w:ascii="Times New Roman" w:eastAsia="宋体" w:hAnsi="Times New Roman" w:cs="仿宋_GB2312" w:hint="eastAsia"/>
          <w:bCs/>
        </w:rPr>
        <w:t>天，高于非涉外</w:t>
      </w:r>
      <w:r w:rsidRPr="0010005D">
        <w:rPr>
          <w:rFonts w:ascii="Times New Roman" w:eastAsia="宋体" w:hAnsi="Times New Roman" w:cs="仿宋_GB2312" w:hint="eastAsia"/>
          <w:bCs/>
        </w:rPr>
        <w:t>3.2</w:t>
      </w:r>
      <w:r w:rsidRPr="0010005D">
        <w:rPr>
          <w:rFonts w:ascii="Times New Roman" w:eastAsia="宋体" w:hAnsi="Times New Roman" w:cs="仿宋_GB2312" w:hint="eastAsia"/>
          <w:bCs/>
        </w:rPr>
        <w:t>天（</w:t>
      </w:r>
      <w:r w:rsidRPr="0010005D">
        <w:rPr>
          <w:rFonts w:ascii="Times New Roman" w:eastAsia="宋体" w:hAnsi="Times New Roman" w:cs="仿宋_GB2312" w:hint="eastAsia"/>
          <w:bCs/>
        </w:rPr>
        <w:t>p</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0.01</w:t>
      </w:r>
      <w:r w:rsidRPr="0010005D">
        <w:rPr>
          <w:rFonts w:ascii="Times New Roman" w:eastAsia="宋体" w:hAnsi="Times New Roman" w:cs="仿宋_GB2312" w:hint="eastAsia"/>
          <w:bCs/>
        </w:rPr>
        <w:t>）。</w:t>
      </w:r>
    </w:p>
    <w:p w14:paraId="581AF55F"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4</w:t>
      </w:r>
      <w:r w:rsidRPr="0010005D">
        <w:rPr>
          <w:rFonts w:ascii="Times New Roman" w:eastAsia="宋体" w:hAnsi="Times New Roman" w:cs="仿宋_GB2312" w:hint="eastAsia"/>
          <w:bCs/>
        </w:rPr>
        <w:t>）服务体验型：个体吐槽→共鸣聚合→政策呼吁→企业整改→满意度回访。该路径较为普遍，在各行业中均存在同类现象。</w:t>
      </w:r>
      <w:r w:rsidRPr="0010005D">
        <w:rPr>
          <w:rFonts w:ascii="Times New Roman" w:eastAsia="宋体" w:hAnsi="Times New Roman" w:cs="仿宋_GB2312" w:hint="eastAsia"/>
          <w:bCs/>
        </w:rPr>
        <w:br w:type="page"/>
      </w:r>
      <w:r w:rsidRPr="0010005D">
        <w:rPr>
          <w:rFonts w:ascii="Times New Roman" w:eastAsia="宋体" w:hAnsi="Times New Roman" w:cs="Arial" w:hint="eastAsia"/>
          <w:b/>
          <w:sz w:val="36"/>
        </w:rPr>
        <w:lastRenderedPageBreak/>
        <w:t>四、舆情处置</w:t>
      </w:r>
      <w:r w:rsidRPr="0010005D">
        <w:rPr>
          <w:rFonts w:ascii="Times New Roman" w:eastAsia="宋体" w:hAnsi="Times New Roman" w:cs="Arial"/>
          <w:b/>
          <w:sz w:val="36"/>
        </w:rPr>
        <w:t>与效果评估报告</w:t>
      </w:r>
    </w:p>
    <w:p w14:paraId="1D442571"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在</w:t>
      </w:r>
      <w:r w:rsidRPr="0010005D">
        <w:rPr>
          <w:rFonts w:ascii="Times New Roman" w:eastAsia="宋体" w:hAnsi="Times New Roman" w:cs="仿宋_GB2312" w:hint="eastAsia"/>
          <w:bCs/>
        </w:rPr>
        <w:t>357</w:t>
      </w:r>
      <w:r w:rsidRPr="0010005D">
        <w:rPr>
          <w:rFonts w:ascii="Times New Roman" w:eastAsia="宋体" w:hAnsi="Times New Roman" w:cs="仿宋_GB2312" w:hint="eastAsia"/>
          <w:bCs/>
        </w:rPr>
        <w:t>起舆情事件中，官方回应时间中位数为</w:t>
      </w:r>
      <w:r w:rsidRPr="0010005D">
        <w:rPr>
          <w:rFonts w:ascii="Times New Roman" w:eastAsia="宋体" w:hAnsi="Times New Roman" w:cs="仿宋_GB2312" w:hint="eastAsia"/>
          <w:bCs/>
        </w:rPr>
        <w:t>5.0</w:t>
      </w:r>
      <w:r w:rsidRPr="0010005D">
        <w:rPr>
          <w:rFonts w:ascii="Times New Roman" w:eastAsia="宋体" w:hAnsi="Times New Roman" w:cs="仿宋_GB2312" w:hint="eastAsia"/>
          <w:bCs/>
        </w:rPr>
        <w:t>小时，均值</w:t>
      </w:r>
      <w:r w:rsidRPr="0010005D">
        <w:rPr>
          <w:rFonts w:ascii="Times New Roman" w:eastAsia="宋体" w:hAnsi="Times New Roman" w:cs="仿宋_GB2312" w:hint="eastAsia"/>
          <w:bCs/>
        </w:rPr>
        <w:t>11.7</w:t>
      </w:r>
      <w:r w:rsidRPr="0010005D">
        <w:rPr>
          <w:rFonts w:ascii="Times New Roman" w:eastAsia="宋体" w:hAnsi="Times New Roman" w:cs="仿宋_GB2312" w:hint="eastAsia"/>
          <w:bCs/>
        </w:rPr>
        <w:t>小时；两小时内</w:t>
      </w:r>
      <w:proofErr w:type="gramStart"/>
      <w:r w:rsidRPr="0010005D">
        <w:rPr>
          <w:rFonts w:ascii="Times New Roman" w:eastAsia="宋体" w:hAnsi="Times New Roman" w:cs="仿宋_GB2312" w:hint="eastAsia"/>
          <w:bCs/>
        </w:rPr>
        <w:t>回应占</w:t>
      </w:r>
      <w:proofErr w:type="gramEnd"/>
      <w:r w:rsidRPr="0010005D">
        <w:rPr>
          <w:rFonts w:ascii="Times New Roman" w:eastAsia="宋体" w:hAnsi="Times New Roman" w:cs="仿宋_GB2312" w:hint="eastAsia"/>
          <w:bCs/>
        </w:rPr>
        <w:t>23.8%</w:t>
      </w:r>
      <w:r w:rsidRPr="0010005D">
        <w:rPr>
          <w:rFonts w:ascii="Times New Roman" w:eastAsia="宋体" w:hAnsi="Times New Roman" w:cs="仿宋_GB2312" w:hint="eastAsia"/>
          <w:bCs/>
        </w:rPr>
        <w:t>，超过</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w:t>
      </w:r>
      <w:proofErr w:type="gramStart"/>
      <w:r w:rsidRPr="0010005D">
        <w:rPr>
          <w:rFonts w:ascii="Times New Roman" w:eastAsia="宋体" w:hAnsi="Times New Roman" w:cs="仿宋_GB2312" w:hint="eastAsia"/>
          <w:bCs/>
        </w:rPr>
        <w:t>回应占</w:t>
      </w:r>
      <w:proofErr w:type="gramEnd"/>
      <w:r w:rsidRPr="0010005D">
        <w:rPr>
          <w:rFonts w:ascii="Times New Roman" w:eastAsia="宋体" w:hAnsi="Times New Roman" w:cs="仿宋_GB2312" w:hint="eastAsia"/>
          <w:bCs/>
        </w:rPr>
        <w:t>18.5%</w:t>
      </w:r>
      <w:r w:rsidRPr="0010005D">
        <w:rPr>
          <w:rFonts w:ascii="Times New Roman" w:eastAsia="宋体" w:hAnsi="Times New Roman" w:cs="仿宋_GB2312" w:hint="eastAsia"/>
          <w:bCs/>
        </w:rPr>
        <w:t>。效果分级显示，“完全平息</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较好”合计</w:t>
      </w:r>
      <w:r w:rsidRPr="0010005D">
        <w:rPr>
          <w:rFonts w:ascii="Times New Roman" w:eastAsia="宋体" w:hAnsi="Times New Roman" w:cs="仿宋_GB2312" w:hint="eastAsia"/>
          <w:bCs/>
        </w:rPr>
        <w:t>64.4%</w:t>
      </w:r>
      <w:r w:rsidRPr="0010005D">
        <w:rPr>
          <w:rFonts w:ascii="Times New Roman" w:eastAsia="宋体" w:hAnsi="Times New Roman" w:cs="仿宋_GB2312" w:hint="eastAsia"/>
          <w:bCs/>
        </w:rPr>
        <w:t>，“差</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极差”占</w:t>
      </w:r>
      <w:r w:rsidRPr="0010005D">
        <w:rPr>
          <w:rFonts w:ascii="Times New Roman" w:eastAsia="宋体" w:hAnsi="Times New Roman" w:cs="仿宋_GB2312" w:hint="eastAsia"/>
          <w:bCs/>
        </w:rPr>
        <w:t>11.8%</w:t>
      </w:r>
      <w:r w:rsidRPr="0010005D">
        <w:rPr>
          <w:rFonts w:ascii="Times New Roman" w:eastAsia="宋体" w:hAnsi="Times New Roman" w:cs="仿宋_GB2312" w:hint="eastAsia"/>
          <w:bCs/>
        </w:rPr>
        <w:t>。初步表明：交通系统回应速度总体处于“</w:t>
      </w:r>
      <w:r w:rsidRPr="0010005D">
        <w:rPr>
          <w:rFonts w:ascii="Times New Roman" w:eastAsia="宋体" w:hAnsi="Times New Roman" w:cs="仿宋_GB2312" w:hint="eastAsia"/>
          <w:bCs/>
        </w:rPr>
        <w:t>6</w:t>
      </w:r>
      <w:r w:rsidRPr="0010005D">
        <w:rPr>
          <w:rFonts w:ascii="Times New Roman" w:eastAsia="宋体" w:hAnsi="Times New Roman" w:cs="仿宋_GB2312" w:hint="eastAsia"/>
          <w:bCs/>
        </w:rPr>
        <w:t>小时”水平，但尾部延迟事件仍多；效果端以“较好”为主，但“完全平息”率仅</w:t>
      </w:r>
      <w:r w:rsidRPr="0010005D">
        <w:rPr>
          <w:rFonts w:ascii="Times New Roman" w:eastAsia="宋体" w:hAnsi="Times New Roman" w:cs="仿宋_GB2312" w:hint="eastAsia"/>
          <w:bCs/>
        </w:rPr>
        <w:t>29.1%</w:t>
      </w:r>
      <w:r w:rsidRPr="0010005D">
        <w:rPr>
          <w:rFonts w:ascii="Times New Roman" w:eastAsia="宋体" w:hAnsi="Times New Roman" w:cs="仿宋_GB2312" w:hint="eastAsia"/>
          <w:bCs/>
        </w:rPr>
        <w:t>，存在改善空间。</w:t>
      </w:r>
    </w:p>
    <w:p w14:paraId="5A5D110D"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 xml:space="preserve">1. </w:t>
      </w:r>
      <w:r w:rsidRPr="0010005D">
        <w:rPr>
          <w:rFonts w:ascii="Times New Roman" w:eastAsia="宋体" w:hAnsi="Times New Roman" w:cs="仿宋_GB2312" w:hint="eastAsia"/>
          <w:b/>
        </w:rPr>
        <w:t>行业回应时效与效果评估</w:t>
      </w:r>
    </w:p>
    <w:p w14:paraId="3F6417FC"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航空因行业安全敏感度最高，两小时内回应率</w:t>
      </w:r>
      <w:r w:rsidRPr="0010005D">
        <w:rPr>
          <w:rFonts w:ascii="Times New Roman" w:eastAsia="宋体" w:hAnsi="Times New Roman" w:cs="仿宋_GB2312"/>
          <w:bCs/>
        </w:rPr>
        <w:t>58.1%</w:t>
      </w:r>
      <w:r w:rsidRPr="0010005D">
        <w:rPr>
          <w:rFonts w:ascii="Times New Roman" w:eastAsia="宋体" w:hAnsi="Times New Roman" w:cs="仿宋_GB2312" w:hint="eastAsia"/>
          <w:bCs/>
        </w:rPr>
        <w:t>，显著高于其他方式（</w:t>
      </w:r>
      <w:r w:rsidRPr="0010005D">
        <w:rPr>
          <w:rFonts w:ascii="Times New Roman" w:eastAsia="宋体" w:hAnsi="Times New Roman" w:cs="仿宋_GB2312"/>
          <w:bCs/>
        </w:rPr>
        <w:t>p&lt;0.001</w:t>
      </w:r>
      <w:r w:rsidRPr="0010005D">
        <w:rPr>
          <w:rFonts w:ascii="Times New Roman" w:eastAsia="宋体" w:hAnsi="Times New Roman" w:cs="仿宋_GB2312" w:hint="eastAsia"/>
          <w:bCs/>
        </w:rPr>
        <w:t>）；其“完全平息”率亦最高（</w:t>
      </w:r>
      <w:r w:rsidRPr="0010005D">
        <w:rPr>
          <w:rFonts w:ascii="Times New Roman" w:eastAsia="宋体" w:hAnsi="Times New Roman" w:cs="仿宋_GB2312"/>
          <w:bCs/>
        </w:rPr>
        <w:t>51.6%</w:t>
      </w:r>
      <w:r w:rsidRPr="0010005D">
        <w:rPr>
          <w:rFonts w:ascii="Times New Roman" w:eastAsia="宋体" w:hAnsi="Times New Roman" w:cs="仿宋_GB2312" w:hint="eastAsia"/>
          <w:bCs/>
        </w:rPr>
        <w:t>）。轨道交通回应集中度在</w:t>
      </w:r>
      <w:r w:rsidRPr="0010005D">
        <w:rPr>
          <w:rFonts w:ascii="Times New Roman" w:eastAsia="宋体" w:hAnsi="Times New Roman" w:cs="仿宋_GB2312"/>
          <w:bCs/>
        </w:rPr>
        <w:t>2</w:t>
      </w:r>
      <w:r w:rsidRPr="0010005D">
        <w:rPr>
          <w:rFonts w:ascii="Times New Roman" w:eastAsia="宋体" w:hAnsi="Times New Roman" w:cs="仿宋_GB2312" w:hint="eastAsia"/>
          <w:bCs/>
        </w:rPr>
        <w:t>至</w:t>
      </w:r>
      <w:r w:rsidRPr="0010005D">
        <w:rPr>
          <w:rFonts w:ascii="Times New Roman" w:eastAsia="宋体" w:hAnsi="Times New Roman" w:cs="仿宋_GB2312"/>
          <w:bCs/>
        </w:rPr>
        <w:t>6</w:t>
      </w:r>
      <w:r w:rsidRPr="0010005D">
        <w:rPr>
          <w:rFonts w:ascii="Times New Roman" w:eastAsia="宋体" w:hAnsi="Times New Roman" w:cs="仿宋_GB2312" w:hint="eastAsia"/>
          <w:bCs/>
        </w:rPr>
        <w:t>小时区间（</w:t>
      </w:r>
      <w:r w:rsidRPr="0010005D">
        <w:rPr>
          <w:rFonts w:ascii="Times New Roman" w:eastAsia="宋体" w:hAnsi="Times New Roman" w:cs="仿宋_GB2312"/>
          <w:bCs/>
        </w:rPr>
        <w:t>42.3%</w:t>
      </w:r>
      <w:r w:rsidRPr="0010005D">
        <w:rPr>
          <w:rFonts w:ascii="Times New Roman" w:eastAsia="宋体" w:hAnsi="Times New Roman" w:cs="仿宋_GB2312" w:hint="eastAsia"/>
          <w:bCs/>
        </w:rPr>
        <w:t>），但“完全平息”率仅</w:t>
      </w:r>
      <w:r w:rsidRPr="0010005D">
        <w:rPr>
          <w:rFonts w:ascii="Times New Roman" w:eastAsia="宋体" w:hAnsi="Times New Roman" w:cs="仿宋_GB2312"/>
          <w:bCs/>
        </w:rPr>
        <w:t>28.2%</w:t>
      </w:r>
      <w:r w:rsidRPr="0010005D">
        <w:rPr>
          <w:rFonts w:ascii="Times New Roman" w:eastAsia="宋体" w:hAnsi="Times New Roman" w:cs="仿宋_GB2312" w:hint="eastAsia"/>
          <w:bCs/>
        </w:rPr>
        <w:t>，与“模板化回应”导致的二次不满有关。水路超过</w:t>
      </w:r>
      <w:r w:rsidRPr="0010005D">
        <w:rPr>
          <w:rFonts w:ascii="Times New Roman" w:eastAsia="宋体" w:hAnsi="Times New Roman" w:cs="仿宋_GB2312"/>
          <w:bCs/>
        </w:rPr>
        <w:t>24</w:t>
      </w:r>
      <w:r w:rsidRPr="0010005D">
        <w:rPr>
          <w:rFonts w:ascii="Times New Roman" w:eastAsia="宋体" w:hAnsi="Times New Roman" w:cs="仿宋_GB2312" w:hint="eastAsia"/>
          <w:bCs/>
        </w:rPr>
        <w:t>小时</w:t>
      </w:r>
      <w:proofErr w:type="gramStart"/>
      <w:r w:rsidRPr="0010005D">
        <w:rPr>
          <w:rFonts w:ascii="Times New Roman" w:eastAsia="宋体" w:hAnsi="Times New Roman" w:cs="仿宋_GB2312" w:hint="eastAsia"/>
          <w:bCs/>
        </w:rPr>
        <w:t>回应占</w:t>
      </w:r>
      <w:proofErr w:type="gramEnd"/>
      <w:r w:rsidRPr="0010005D">
        <w:rPr>
          <w:rFonts w:ascii="Times New Roman" w:eastAsia="宋体" w:hAnsi="Times New Roman" w:cs="仿宋_GB2312" w:hint="eastAsia"/>
          <w:bCs/>
        </w:rPr>
        <w:t>比</w:t>
      </w:r>
      <w:r w:rsidRPr="0010005D">
        <w:rPr>
          <w:rFonts w:ascii="Times New Roman" w:eastAsia="宋体" w:hAnsi="Times New Roman" w:cs="仿宋_GB2312"/>
          <w:bCs/>
        </w:rPr>
        <w:t>26.5%</w:t>
      </w:r>
      <w:r w:rsidRPr="0010005D">
        <w:rPr>
          <w:rFonts w:ascii="Times New Roman" w:eastAsia="宋体" w:hAnsi="Times New Roman" w:cs="仿宋_GB2312" w:hint="eastAsia"/>
          <w:bCs/>
        </w:rPr>
        <w:t>，主要因涉外事件需多部门协调，时效与效果呈显著负相关（ρ</w:t>
      </w:r>
      <w:r w:rsidRPr="0010005D">
        <w:rPr>
          <w:rFonts w:ascii="Times New Roman" w:eastAsia="宋体" w:hAnsi="Times New Roman" w:cs="仿宋_GB2312"/>
          <w:bCs/>
        </w:rPr>
        <w:t>=−0.34</w:t>
      </w:r>
      <w:r w:rsidRPr="0010005D">
        <w:rPr>
          <w:rFonts w:ascii="Times New Roman" w:eastAsia="宋体" w:hAnsi="Times New Roman" w:cs="仿宋_GB2312" w:hint="eastAsia"/>
          <w:bCs/>
        </w:rPr>
        <w:t>，</w:t>
      </w:r>
      <w:r w:rsidRPr="0010005D">
        <w:rPr>
          <w:rFonts w:ascii="Times New Roman" w:eastAsia="宋体" w:hAnsi="Times New Roman" w:cs="仿宋_GB2312"/>
          <w:bCs/>
        </w:rPr>
        <w:t>p&lt;0.01</w:t>
      </w:r>
      <w:r w:rsidRPr="0010005D">
        <w:rPr>
          <w:rFonts w:ascii="Times New Roman" w:eastAsia="宋体" w:hAnsi="Times New Roman" w:cs="仿宋_GB2312" w:hint="eastAsia"/>
          <w:bCs/>
        </w:rPr>
        <w:t>）。</w:t>
      </w:r>
    </w:p>
    <w:p w14:paraId="7DF8E679"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仿宋_GB2312" w:hint="eastAsia"/>
          <w:b/>
        </w:rPr>
        <w:t xml:space="preserve">2. </w:t>
      </w:r>
      <w:r w:rsidRPr="0010005D">
        <w:rPr>
          <w:rFonts w:ascii="Times New Roman" w:eastAsia="宋体" w:hAnsi="Times New Roman" w:cs="仿宋_GB2312" w:hint="eastAsia"/>
          <w:b/>
        </w:rPr>
        <w:t>回应时效与舆情平息效果高度相关</w:t>
      </w:r>
    </w:p>
    <w:p w14:paraId="50AEBE8B"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bCs/>
        </w:rPr>
        <w:t>Spearman</w:t>
      </w:r>
      <w:proofErr w:type="gramStart"/>
      <w:r w:rsidRPr="0010005D">
        <w:rPr>
          <w:rFonts w:ascii="Times New Roman" w:eastAsia="宋体" w:hAnsi="Times New Roman" w:cs="仿宋_GB2312" w:hint="eastAsia"/>
          <w:bCs/>
        </w:rPr>
        <w:t>秩</w:t>
      </w:r>
      <w:proofErr w:type="gramEnd"/>
      <w:r w:rsidRPr="0010005D">
        <w:rPr>
          <w:rFonts w:ascii="Times New Roman" w:eastAsia="宋体" w:hAnsi="Times New Roman" w:cs="仿宋_GB2312" w:hint="eastAsia"/>
          <w:bCs/>
        </w:rPr>
        <w:t>相关表明，回应时效与“完全平息”率呈显著负相关（ρ</w:t>
      </w:r>
      <w:r w:rsidRPr="0010005D">
        <w:rPr>
          <w:rFonts w:ascii="Times New Roman" w:eastAsia="宋体" w:hAnsi="Times New Roman" w:cs="仿宋_GB2312"/>
          <w:bCs/>
        </w:rPr>
        <w:t>=−0.41</w:t>
      </w:r>
      <w:r w:rsidRPr="0010005D">
        <w:rPr>
          <w:rFonts w:ascii="Times New Roman" w:eastAsia="宋体" w:hAnsi="Times New Roman" w:cs="仿宋_GB2312" w:hint="eastAsia"/>
          <w:bCs/>
        </w:rPr>
        <w:t>，</w:t>
      </w:r>
      <w:r w:rsidRPr="0010005D">
        <w:rPr>
          <w:rFonts w:ascii="Times New Roman" w:eastAsia="宋体" w:hAnsi="Times New Roman" w:cs="仿宋_GB2312"/>
          <w:bCs/>
        </w:rPr>
        <w:t>p&lt;0.001</w:t>
      </w:r>
      <w:r w:rsidRPr="0010005D">
        <w:rPr>
          <w:rFonts w:ascii="Times New Roman" w:eastAsia="宋体" w:hAnsi="Times New Roman" w:cs="仿宋_GB2312" w:hint="eastAsia"/>
          <w:bCs/>
        </w:rPr>
        <w:t>）。两小时内</w:t>
      </w:r>
      <w:proofErr w:type="gramStart"/>
      <w:r w:rsidRPr="0010005D">
        <w:rPr>
          <w:rFonts w:ascii="Times New Roman" w:eastAsia="宋体" w:hAnsi="Times New Roman" w:cs="仿宋_GB2312" w:hint="eastAsia"/>
          <w:bCs/>
        </w:rPr>
        <w:t>组完全平</w:t>
      </w:r>
      <w:proofErr w:type="gramEnd"/>
      <w:r w:rsidRPr="0010005D">
        <w:rPr>
          <w:rFonts w:ascii="Times New Roman" w:eastAsia="宋体" w:hAnsi="Times New Roman" w:cs="仿宋_GB2312" w:hint="eastAsia"/>
          <w:bCs/>
        </w:rPr>
        <w:t>息率</w:t>
      </w:r>
      <w:r w:rsidRPr="0010005D">
        <w:rPr>
          <w:rFonts w:ascii="Times New Roman" w:eastAsia="宋体" w:hAnsi="Times New Roman" w:cs="仿宋_GB2312"/>
          <w:bCs/>
        </w:rPr>
        <w:t>54.1%</w:t>
      </w:r>
      <w:r w:rsidRPr="0010005D">
        <w:rPr>
          <w:rFonts w:ascii="Times New Roman" w:eastAsia="宋体" w:hAnsi="Times New Roman" w:cs="仿宋_GB2312" w:hint="eastAsia"/>
          <w:bCs/>
        </w:rPr>
        <w:t>，超过</w:t>
      </w:r>
      <w:r w:rsidRPr="0010005D">
        <w:rPr>
          <w:rFonts w:ascii="Times New Roman" w:eastAsia="宋体" w:hAnsi="Times New Roman" w:cs="仿宋_GB2312"/>
          <w:bCs/>
        </w:rPr>
        <w:t>24</w:t>
      </w:r>
      <w:r w:rsidRPr="0010005D">
        <w:rPr>
          <w:rFonts w:ascii="Times New Roman" w:eastAsia="宋体" w:hAnsi="Times New Roman" w:cs="仿宋_GB2312" w:hint="eastAsia"/>
          <w:bCs/>
        </w:rPr>
        <w:t>小时组降至</w:t>
      </w:r>
      <w:r w:rsidRPr="0010005D">
        <w:rPr>
          <w:rFonts w:ascii="Times New Roman" w:eastAsia="宋体" w:hAnsi="Times New Roman" w:cs="仿宋_GB2312"/>
          <w:bCs/>
        </w:rPr>
        <w:t>13.8%</w:t>
      </w:r>
      <w:r w:rsidRPr="0010005D">
        <w:rPr>
          <w:rFonts w:ascii="Times New Roman" w:eastAsia="宋体" w:hAnsi="Times New Roman" w:cs="仿宋_GB2312" w:hint="eastAsia"/>
          <w:bCs/>
        </w:rPr>
        <w:t>，差异比值比</w:t>
      </w:r>
      <w:r w:rsidRPr="0010005D">
        <w:rPr>
          <w:rFonts w:ascii="Times New Roman" w:eastAsia="宋体" w:hAnsi="Times New Roman" w:cs="仿宋_GB2312"/>
          <w:bCs/>
        </w:rPr>
        <w:t>OR=7.1</w:t>
      </w:r>
      <w:r w:rsidRPr="0010005D">
        <w:rPr>
          <w:rFonts w:ascii="Times New Roman" w:eastAsia="宋体" w:hAnsi="Times New Roman" w:cs="仿宋_GB2312" w:hint="eastAsia"/>
          <w:bCs/>
        </w:rPr>
        <w:t>（</w:t>
      </w:r>
      <w:r w:rsidRPr="0010005D">
        <w:rPr>
          <w:rFonts w:ascii="Times New Roman" w:eastAsia="宋体" w:hAnsi="Times New Roman" w:cs="仿宋_GB2312"/>
          <w:bCs/>
        </w:rPr>
        <w:t>95%CI</w:t>
      </w:r>
      <w:r w:rsidRPr="0010005D">
        <w:rPr>
          <w:rFonts w:ascii="Times New Roman" w:eastAsia="宋体" w:hAnsi="Times New Roman" w:cs="仿宋_GB2312" w:hint="eastAsia"/>
          <w:bCs/>
        </w:rPr>
        <w:t>：</w:t>
      </w:r>
      <w:r w:rsidRPr="0010005D">
        <w:rPr>
          <w:rFonts w:ascii="Times New Roman" w:eastAsia="宋体" w:hAnsi="Times New Roman" w:cs="仿宋_GB2312"/>
          <w:bCs/>
        </w:rPr>
        <w:t>3.4-14.9</w:t>
      </w:r>
      <w:r w:rsidRPr="0010005D">
        <w:rPr>
          <w:rFonts w:ascii="Times New Roman" w:eastAsia="宋体" w:hAnsi="Times New Roman" w:cs="仿宋_GB2312" w:hint="eastAsia"/>
          <w:bCs/>
        </w:rPr>
        <w:t>）。时效</w:t>
      </w:r>
      <w:r w:rsidRPr="0010005D">
        <w:rPr>
          <w:rFonts w:ascii="Times New Roman" w:eastAsia="宋体" w:hAnsi="Times New Roman" w:cs="仿宋_GB2312"/>
          <w:bCs/>
        </w:rPr>
        <w:t>-</w:t>
      </w:r>
      <w:r w:rsidRPr="0010005D">
        <w:rPr>
          <w:rFonts w:ascii="Times New Roman" w:eastAsia="宋体" w:hAnsi="Times New Roman" w:cs="仿宋_GB2312" w:hint="eastAsia"/>
          <w:bCs/>
        </w:rPr>
        <w:t>效果呈显著相关：两小时内回应可将“完全平息”率提升</w:t>
      </w:r>
      <w:r w:rsidRPr="0010005D">
        <w:rPr>
          <w:rFonts w:ascii="Times New Roman" w:eastAsia="宋体" w:hAnsi="Times New Roman" w:cs="仿宋_GB2312"/>
          <w:bCs/>
        </w:rPr>
        <w:t>3</w:t>
      </w:r>
      <w:r w:rsidRPr="0010005D">
        <w:rPr>
          <w:rFonts w:ascii="Times New Roman" w:eastAsia="宋体" w:hAnsi="Times New Roman" w:cs="仿宋_GB2312" w:hint="eastAsia"/>
          <w:bCs/>
        </w:rPr>
        <w:t>倍以上，超过</w:t>
      </w:r>
      <w:r w:rsidRPr="0010005D">
        <w:rPr>
          <w:rFonts w:ascii="Times New Roman" w:eastAsia="宋体" w:hAnsi="Times New Roman" w:cs="仿宋_GB2312"/>
          <w:bCs/>
        </w:rPr>
        <w:t>24</w:t>
      </w:r>
      <w:r w:rsidRPr="0010005D">
        <w:rPr>
          <w:rFonts w:ascii="Times New Roman" w:eastAsia="宋体" w:hAnsi="Times New Roman" w:cs="仿宋_GB2312" w:hint="eastAsia"/>
          <w:bCs/>
        </w:rPr>
        <w:t>小时回应即便内容完备，平息率亦不足</w:t>
      </w:r>
      <w:r w:rsidRPr="0010005D">
        <w:rPr>
          <w:rFonts w:ascii="Times New Roman" w:eastAsia="宋体" w:hAnsi="Times New Roman" w:cs="仿宋_GB2312"/>
          <w:bCs/>
        </w:rPr>
        <w:t>15%</w:t>
      </w:r>
      <w:r w:rsidRPr="0010005D">
        <w:rPr>
          <w:rFonts w:ascii="Times New Roman" w:eastAsia="宋体" w:hAnsi="Times New Roman" w:cs="仿宋_GB2312" w:hint="eastAsia"/>
          <w:bCs/>
        </w:rPr>
        <w:t>。</w:t>
      </w:r>
    </w:p>
    <w:p w14:paraId="5AD0CDCF" w14:textId="77777777" w:rsidR="00527DAD" w:rsidRPr="0010005D" w:rsidRDefault="00527DAD" w:rsidP="00527DAD">
      <w:pPr>
        <w:spacing w:line="360" w:lineRule="auto"/>
        <w:ind w:firstLineChars="200" w:firstLine="442"/>
        <w:rPr>
          <w:rFonts w:ascii="Times New Roman" w:eastAsia="宋体" w:hAnsi="Times New Roman"/>
          <w:b/>
          <w:bCs/>
        </w:rPr>
      </w:pPr>
      <w:r w:rsidRPr="0010005D">
        <w:rPr>
          <w:rFonts w:ascii="Times New Roman" w:eastAsia="宋体" w:hAnsi="Times New Roman" w:cs="Arial" w:hint="eastAsia"/>
          <w:b/>
          <w:bCs/>
          <w:sz w:val="22"/>
        </w:rPr>
        <w:t>（二）回应</w:t>
      </w:r>
      <w:r w:rsidRPr="0010005D">
        <w:rPr>
          <w:rFonts w:ascii="Times New Roman" w:eastAsia="宋体" w:hAnsi="Times New Roman" w:cs="Arial"/>
          <w:b/>
          <w:bCs/>
          <w:sz w:val="22"/>
        </w:rPr>
        <w:t>渠道对效果</w:t>
      </w:r>
      <w:r w:rsidRPr="0010005D">
        <w:rPr>
          <w:rFonts w:ascii="Times New Roman" w:eastAsia="宋体" w:hAnsi="Times New Roman" w:cs="Arial" w:hint="eastAsia"/>
          <w:b/>
          <w:bCs/>
          <w:sz w:val="22"/>
        </w:rPr>
        <w:t>存在</w:t>
      </w:r>
      <w:r w:rsidRPr="0010005D">
        <w:rPr>
          <w:rFonts w:ascii="Times New Roman" w:eastAsia="宋体" w:hAnsi="Times New Roman" w:cs="Arial"/>
          <w:b/>
          <w:bCs/>
          <w:sz w:val="22"/>
        </w:rPr>
        <w:t>调节作用</w:t>
      </w:r>
    </w:p>
    <w:p w14:paraId="17746CF2"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将“官方回应渠道”字段归并为四类，发现“微博蓝</w:t>
      </w:r>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”完全平息率最高（</w:t>
      </w:r>
      <w:r w:rsidRPr="0010005D">
        <w:rPr>
          <w:rFonts w:ascii="Times New Roman" w:eastAsia="宋体" w:hAnsi="Times New Roman" w:cs="仿宋_GB2312" w:hint="eastAsia"/>
          <w:bCs/>
        </w:rPr>
        <w:t>54%</w:t>
      </w:r>
      <w:r w:rsidRPr="0010005D">
        <w:rPr>
          <w:rFonts w:ascii="Times New Roman" w:eastAsia="宋体" w:hAnsi="Times New Roman" w:cs="仿宋_GB2312" w:hint="eastAsia"/>
          <w:bCs/>
        </w:rPr>
        <w:t>），“新闻发布会”次之（</w:t>
      </w:r>
      <w:r w:rsidRPr="0010005D">
        <w:rPr>
          <w:rFonts w:ascii="Times New Roman" w:eastAsia="宋体" w:hAnsi="Times New Roman" w:cs="仿宋_GB2312" w:hint="eastAsia"/>
          <w:bCs/>
        </w:rPr>
        <w:t>50%</w:t>
      </w:r>
      <w:r w:rsidRPr="0010005D">
        <w:rPr>
          <w:rFonts w:ascii="Times New Roman" w:eastAsia="宋体" w:hAnsi="Times New Roman" w:cs="仿宋_GB2312" w:hint="eastAsia"/>
          <w:bCs/>
        </w:rPr>
        <w:t>），“官网公告”因多用于延迟回应，平息率虽达</w:t>
      </w:r>
      <w:r w:rsidRPr="0010005D">
        <w:rPr>
          <w:rFonts w:ascii="Times New Roman" w:eastAsia="宋体" w:hAnsi="Times New Roman" w:cs="仿宋_GB2312" w:hint="eastAsia"/>
          <w:bCs/>
        </w:rPr>
        <w:t>60%</w:t>
      </w:r>
      <w:r w:rsidRPr="0010005D">
        <w:rPr>
          <w:rFonts w:ascii="Times New Roman" w:eastAsia="宋体" w:hAnsi="Times New Roman" w:cs="仿宋_GB2312" w:hint="eastAsia"/>
          <w:bCs/>
        </w:rPr>
        <w:t>，但样本集中于长时效段；“微信公众号”因延迟推送特性，完全平</w:t>
      </w:r>
      <w:proofErr w:type="gramStart"/>
      <w:r w:rsidRPr="0010005D">
        <w:rPr>
          <w:rFonts w:ascii="Times New Roman" w:eastAsia="宋体" w:hAnsi="Times New Roman" w:cs="仿宋_GB2312" w:hint="eastAsia"/>
          <w:bCs/>
        </w:rPr>
        <w:t>息率仅</w:t>
      </w:r>
      <w:proofErr w:type="gramEnd"/>
      <w:r w:rsidRPr="0010005D">
        <w:rPr>
          <w:rFonts w:ascii="Times New Roman" w:eastAsia="宋体" w:hAnsi="Times New Roman" w:cs="仿宋_GB2312" w:hint="eastAsia"/>
          <w:bCs/>
        </w:rPr>
        <w:t>28%</w:t>
      </w:r>
      <w:r w:rsidRPr="0010005D">
        <w:rPr>
          <w:rFonts w:ascii="Times New Roman" w:eastAsia="宋体" w:hAnsi="Times New Roman" w:cs="仿宋_GB2312" w:hint="eastAsia"/>
          <w:bCs/>
        </w:rPr>
        <w:t>，显著低于微博（</w:t>
      </w:r>
      <w:r w:rsidRPr="0010005D">
        <w:rPr>
          <w:rFonts w:ascii="Times New Roman" w:eastAsia="宋体" w:hAnsi="Times New Roman" w:cs="仿宋_GB2312" w:hint="eastAsia"/>
          <w:bCs/>
        </w:rPr>
        <w:t>p=0.002</w:t>
      </w:r>
      <w:r w:rsidRPr="0010005D">
        <w:rPr>
          <w:rFonts w:ascii="Times New Roman" w:eastAsia="宋体" w:hAnsi="Times New Roman" w:cs="仿宋_GB2312" w:hint="eastAsia"/>
          <w:bCs/>
        </w:rPr>
        <w:t>）。</w:t>
      </w:r>
    </w:p>
    <w:p w14:paraId="68844538"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23</w:t>
      </w:r>
      <w:r w:rsidRPr="0010005D">
        <w:rPr>
          <w:rFonts w:ascii="Times New Roman" w:eastAsia="宋体" w:hAnsi="Times New Roman" w:cs="仿宋_GB2312" w:hint="eastAsia"/>
          <w:bCs/>
        </w:rPr>
        <w:t>：官方首次回应渠道与效果（</w:t>
      </w:r>
      <w:r w:rsidRPr="0010005D">
        <w:rPr>
          <w:rFonts w:ascii="Times New Roman" w:eastAsia="宋体" w:hAnsi="Times New Roman" w:cs="仿宋_GB2312" w:hint="eastAsia"/>
          <w:bCs/>
        </w:rPr>
        <w:t>n=357</w:t>
      </w:r>
      <w:r w:rsidRPr="0010005D">
        <w:rPr>
          <w:rFonts w:ascii="Times New Roman" w:eastAsia="宋体" w:hAnsi="Times New Roman" w:cs="仿宋_GB2312" w:hint="eastAsia"/>
          <w:bCs/>
        </w:rPr>
        <w:t>）</w:t>
      </w:r>
    </w:p>
    <w:tbl>
      <w:tblPr>
        <w:tblW w:w="8521" w:type="dxa"/>
        <w:jc w:val="center"/>
        <w:tblBorders>
          <w:top w:val="single" w:sz="12" w:space="0" w:color="auto"/>
          <w:bottom w:val="single" w:sz="12" w:space="0" w:color="auto"/>
        </w:tblBorders>
        <w:tblCellMar>
          <w:left w:w="10" w:type="dxa"/>
          <w:right w:w="10" w:type="dxa"/>
        </w:tblCellMar>
        <w:tblLook w:val="04A0" w:firstRow="1" w:lastRow="0" w:firstColumn="1" w:lastColumn="0" w:noHBand="0" w:noVBand="1"/>
      </w:tblPr>
      <w:tblGrid>
        <w:gridCol w:w="1171"/>
        <w:gridCol w:w="985"/>
        <w:gridCol w:w="890"/>
        <w:gridCol w:w="1573"/>
        <w:gridCol w:w="1451"/>
        <w:gridCol w:w="1080"/>
        <w:gridCol w:w="1371"/>
      </w:tblGrid>
      <w:tr w:rsidR="00527DAD" w:rsidRPr="0010005D" w14:paraId="54AD1A32" w14:textId="77777777" w:rsidTr="00C00EE5">
        <w:trPr>
          <w:tblHeader/>
          <w:jc w:val="center"/>
        </w:trPr>
        <w:tc>
          <w:tcPr>
            <w:tcW w:w="1171" w:type="dxa"/>
            <w:tcBorders>
              <w:top w:val="single" w:sz="12" w:space="0" w:color="auto"/>
              <w:bottom w:val="single" w:sz="12" w:space="0" w:color="auto"/>
            </w:tcBorders>
            <w:tcMar>
              <w:top w:w="60" w:type="dxa"/>
              <w:left w:w="120" w:type="dxa"/>
              <w:bottom w:w="30" w:type="dxa"/>
              <w:right w:w="120" w:type="dxa"/>
            </w:tcMar>
            <w:vAlign w:val="center"/>
          </w:tcPr>
          <w:p w14:paraId="35607639"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lastRenderedPageBreak/>
              <w:t>回应渠道</w:t>
            </w:r>
          </w:p>
        </w:tc>
        <w:tc>
          <w:tcPr>
            <w:tcW w:w="985" w:type="dxa"/>
            <w:tcBorders>
              <w:top w:val="single" w:sz="12" w:space="0" w:color="auto"/>
              <w:bottom w:val="single" w:sz="12" w:space="0" w:color="auto"/>
            </w:tcBorders>
            <w:tcMar>
              <w:top w:w="60" w:type="dxa"/>
              <w:left w:w="120" w:type="dxa"/>
              <w:bottom w:w="30" w:type="dxa"/>
              <w:right w:w="120" w:type="dxa"/>
            </w:tcMar>
            <w:vAlign w:val="center"/>
          </w:tcPr>
          <w:p w14:paraId="50A42C5E"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使用次数</w:t>
            </w:r>
          </w:p>
        </w:tc>
        <w:tc>
          <w:tcPr>
            <w:tcW w:w="890" w:type="dxa"/>
            <w:tcBorders>
              <w:top w:val="single" w:sz="12" w:space="0" w:color="auto"/>
              <w:bottom w:val="single" w:sz="12" w:space="0" w:color="auto"/>
            </w:tcBorders>
            <w:tcMar>
              <w:top w:w="60" w:type="dxa"/>
              <w:left w:w="120" w:type="dxa"/>
              <w:bottom w:w="30" w:type="dxa"/>
              <w:right w:w="120" w:type="dxa"/>
            </w:tcMar>
            <w:vAlign w:val="center"/>
          </w:tcPr>
          <w:p w14:paraId="4546ECD0"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占比</w:t>
            </w:r>
            <w:r w:rsidRPr="0010005D">
              <w:rPr>
                <w:rFonts w:ascii="Times New Roman" w:eastAsia="宋体" w:hAnsi="Times New Roman" w:cs="黑体" w:hint="eastAsia"/>
                <w:b/>
                <w:bCs/>
                <w:sz w:val="18"/>
                <w:szCs w:val="18"/>
              </w:rPr>
              <w:t>(%)</w:t>
            </w:r>
          </w:p>
        </w:tc>
        <w:tc>
          <w:tcPr>
            <w:tcW w:w="1573" w:type="dxa"/>
            <w:tcBorders>
              <w:top w:val="single" w:sz="12" w:space="0" w:color="auto"/>
              <w:bottom w:val="single" w:sz="12" w:space="0" w:color="auto"/>
            </w:tcBorders>
            <w:tcMar>
              <w:top w:w="60" w:type="dxa"/>
              <w:left w:w="120" w:type="dxa"/>
              <w:bottom w:w="30" w:type="dxa"/>
              <w:right w:w="120" w:type="dxa"/>
            </w:tcMar>
            <w:vAlign w:val="center"/>
          </w:tcPr>
          <w:p w14:paraId="4CF7B929"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平均回应时效</w:t>
            </w:r>
            <w:r w:rsidRPr="0010005D">
              <w:rPr>
                <w:rFonts w:ascii="Times New Roman" w:eastAsia="宋体" w:hAnsi="Times New Roman" w:cs="黑体" w:hint="eastAsia"/>
                <w:b/>
                <w:bCs/>
                <w:sz w:val="18"/>
                <w:szCs w:val="18"/>
              </w:rPr>
              <w:t>(h)</w:t>
            </w:r>
          </w:p>
        </w:tc>
        <w:tc>
          <w:tcPr>
            <w:tcW w:w="1451" w:type="dxa"/>
            <w:tcBorders>
              <w:top w:val="single" w:sz="12" w:space="0" w:color="auto"/>
              <w:bottom w:val="single" w:sz="12" w:space="0" w:color="auto"/>
            </w:tcBorders>
            <w:tcMar>
              <w:top w:w="60" w:type="dxa"/>
              <w:left w:w="120" w:type="dxa"/>
              <w:bottom w:w="30" w:type="dxa"/>
              <w:right w:w="120" w:type="dxa"/>
            </w:tcMar>
            <w:vAlign w:val="center"/>
          </w:tcPr>
          <w:p w14:paraId="56872C51"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完全平息率</w:t>
            </w:r>
            <w:r w:rsidRPr="0010005D">
              <w:rPr>
                <w:rFonts w:ascii="Times New Roman" w:eastAsia="宋体" w:hAnsi="Times New Roman" w:cs="黑体" w:hint="eastAsia"/>
                <w:b/>
                <w:bCs/>
                <w:sz w:val="18"/>
                <w:szCs w:val="18"/>
              </w:rPr>
              <w:t>(%)</w:t>
            </w:r>
          </w:p>
        </w:tc>
        <w:tc>
          <w:tcPr>
            <w:tcW w:w="1080" w:type="dxa"/>
            <w:tcBorders>
              <w:top w:val="single" w:sz="12" w:space="0" w:color="auto"/>
              <w:bottom w:val="single" w:sz="12" w:space="0" w:color="auto"/>
            </w:tcBorders>
            <w:tcMar>
              <w:top w:w="60" w:type="dxa"/>
              <w:left w:w="120" w:type="dxa"/>
              <w:bottom w:w="30" w:type="dxa"/>
              <w:right w:w="120" w:type="dxa"/>
            </w:tcMar>
            <w:vAlign w:val="center"/>
          </w:tcPr>
          <w:p w14:paraId="1ABBF1C6"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proofErr w:type="gramStart"/>
            <w:r w:rsidRPr="0010005D">
              <w:rPr>
                <w:rFonts w:ascii="Times New Roman" w:eastAsia="宋体" w:hAnsi="Times New Roman" w:cs="黑体" w:hint="eastAsia"/>
                <w:b/>
                <w:bCs/>
                <w:sz w:val="18"/>
                <w:szCs w:val="18"/>
              </w:rPr>
              <w:t>较好率</w:t>
            </w:r>
            <w:proofErr w:type="gramEnd"/>
            <w:r w:rsidRPr="0010005D">
              <w:rPr>
                <w:rFonts w:ascii="Times New Roman" w:eastAsia="宋体" w:hAnsi="Times New Roman" w:cs="黑体" w:hint="eastAsia"/>
                <w:b/>
                <w:bCs/>
                <w:sz w:val="18"/>
                <w:szCs w:val="18"/>
              </w:rPr>
              <w:t>(%)</w:t>
            </w:r>
          </w:p>
        </w:tc>
        <w:tc>
          <w:tcPr>
            <w:tcW w:w="1371" w:type="dxa"/>
            <w:tcBorders>
              <w:top w:val="single" w:sz="12" w:space="0" w:color="auto"/>
              <w:bottom w:val="single" w:sz="12" w:space="0" w:color="auto"/>
            </w:tcBorders>
            <w:tcMar>
              <w:top w:w="60" w:type="dxa"/>
              <w:left w:w="120" w:type="dxa"/>
              <w:bottom w:w="30" w:type="dxa"/>
              <w:right w:w="120" w:type="dxa"/>
            </w:tcMar>
            <w:vAlign w:val="center"/>
          </w:tcPr>
          <w:p w14:paraId="3737044F" w14:textId="77777777" w:rsidR="00527DAD" w:rsidRPr="0010005D" w:rsidRDefault="00527DAD" w:rsidP="00C00EE5">
            <w:pPr>
              <w:keepNext/>
              <w:snapToGrid w:val="0"/>
              <w:spacing w:line="240" w:lineRule="auto"/>
              <w:ind w:firstLine="0"/>
              <w:jc w:val="center"/>
              <w:rPr>
                <w:rFonts w:ascii="Times New Roman" w:eastAsia="宋体" w:hAnsi="Times New Roman" w:cs="黑体"/>
                <w:b/>
                <w:bCs/>
                <w:sz w:val="18"/>
                <w:szCs w:val="18"/>
              </w:rPr>
            </w:pPr>
            <w:r w:rsidRPr="0010005D">
              <w:rPr>
                <w:rFonts w:ascii="Times New Roman" w:eastAsia="宋体" w:hAnsi="Times New Roman" w:cs="黑体" w:hint="eastAsia"/>
                <w:b/>
                <w:bCs/>
                <w:sz w:val="18"/>
                <w:szCs w:val="18"/>
              </w:rPr>
              <w:t>一般</w:t>
            </w:r>
            <w:r w:rsidRPr="0010005D">
              <w:rPr>
                <w:rFonts w:ascii="Times New Roman" w:eastAsia="宋体" w:hAnsi="Times New Roman" w:cs="黑体" w:hint="eastAsia"/>
                <w:b/>
                <w:bCs/>
                <w:sz w:val="18"/>
                <w:szCs w:val="18"/>
              </w:rPr>
              <w:t>+</w:t>
            </w:r>
            <w:r w:rsidRPr="0010005D">
              <w:rPr>
                <w:rFonts w:ascii="Times New Roman" w:eastAsia="宋体" w:hAnsi="Times New Roman" w:cs="黑体" w:hint="eastAsia"/>
                <w:b/>
                <w:bCs/>
                <w:sz w:val="18"/>
                <w:szCs w:val="18"/>
              </w:rPr>
              <w:t>差率</w:t>
            </w:r>
            <w:r w:rsidRPr="0010005D">
              <w:rPr>
                <w:rFonts w:ascii="Times New Roman" w:eastAsia="宋体" w:hAnsi="Times New Roman" w:cs="黑体" w:hint="eastAsia"/>
                <w:b/>
                <w:bCs/>
                <w:sz w:val="18"/>
                <w:szCs w:val="18"/>
              </w:rPr>
              <w:t>(%)</w:t>
            </w:r>
          </w:p>
        </w:tc>
      </w:tr>
      <w:tr w:rsidR="00527DAD" w:rsidRPr="0010005D" w14:paraId="0DA94F1E" w14:textId="77777777" w:rsidTr="00C00EE5">
        <w:trPr>
          <w:jc w:val="center"/>
        </w:trPr>
        <w:tc>
          <w:tcPr>
            <w:tcW w:w="1171" w:type="dxa"/>
            <w:tcBorders>
              <w:top w:val="single" w:sz="12" w:space="0" w:color="auto"/>
            </w:tcBorders>
            <w:tcMar>
              <w:top w:w="60" w:type="dxa"/>
              <w:left w:w="120" w:type="dxa"/>
              <w:bottom w:w="30" w:type="dxa"/>
              <w:right w:w="120" w:type="dxa"/>
            </w:tcMar>
            <w:vAlign w:val="center"/>
          </w:tcPr>
          <w:p w14:paraId="0FD2E5A8" w14:textId="77777777" w:rsidR="00527DAD" w:rsidRPr="0010005D" w:rsidRDefault="00527DAD" w:rsidP="00C00EE5">
            <w:pPr>
              <w:keepNext/>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微博</w:t>
            </w:r>
            <w:proofErr w:type="gramEnd"/>
          </w:p>
        </w:tc>
        <w:tc>
          <w:tcPr>
            <w:tcW w:w="985" w:type="dxa"/>
            <w:tcBorders>
              <w:top w:val="single" w:sz="12" w:space="0" w:color="auto"/>
            </w:tcBorders>
            <w:tcMar>
              <w:top w:w="60" w:type="dxa"/>
              <w:left w:w="120" w:type="dxa"/>
              <w:bottom w:w="30" w:type="dxa"/>
              <w:right w:w="120" w:type="dxa"/>
            </w:tcMar>
            <w:vAlign w:val="center"/>
          </w:tcPr>
          <w:p w14:paraId="28C10A51"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158</w:t>
            </w:r>
          </w:p>
        </w:tc>
        <w:tc>
          <w:tcPr>
            <w:tcW w:w="890" w:type="dxa"/>
            <w:tcBorders>
              <w:top w:val="single" w:sz="12" w:space="0" w:color="auto"/>
            </w:tcBorders>
            <w:tcMar>
              <w:top w:w="60" w:type="dxa"/>
              <w:left w:w="120" w:type="dxa"/>
              <w:bottom w:w="30" w:type="dxa"/>
              <w:right w:w="120" w:type="dxa"/>
            </w:tcMar>
            <w:vAlign w:val="center"/>
          </w:tcPr>
          <w:p w14:paraId="10B58651"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44.3</w:t>
            </w:r>
          </w:p>
        </w:tc>
        <w:tc>
          <w:tcPr>
            <w:tcW w:w="1573" w:type="dxa"/>
            <w:tcBorders>
              <w:top w:val="single" w:sz="12" w:space="0" w:color="auto"/>
            </w:tcBorders>
            <w:tcMar>
              <w:top w:w="60" w:type="dxa"/>
              <w:left w:w="120" w:type="dxa"/>
              <w:bottom w:w="30" w:type="dxa"/>
              <w:right w:w="120" w:type="dxa"/>
            </w:tcMar>
            <w:vAlign w:val="center"/>
          </w:tcPr>
          <w:p w14:paraId="1EEE9071"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4.2</w:t>
            </w:r>
          </w:p>
        </w:tc>
        <w:tc>
          <w:tcPr>
            <w:tcW w:w="1451" w:type="dxa"/>
            <w:tcBorders>
              <w:top w:val="single" w:sz="12" w:space="0" w:color="auto"/>
            </w:tcBorders>
            <w:tcMar>
              <w:top w:w="60" w:type="dxa"/>
              <w:left w:w="120" w:type="dxa"/>
              <w:bottom w:w="30" w:type="dxa"/>
              <w:right w:w="120" w:type="dxa"/>
            </w:tcMar>
            <w:vAlign w:val="center"/>
          </w:tcPr>
          <w:p w14:paraId="41280FAD"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54</w:t>
            </w:r>
          </w:p>
        </w:tc>
        <w:tc>
          <w:tcPr>
            <w:tcW w:w="1080" w:type="dxa"/>
            <w:tcBorders>
              <w:top w:val="single" w:sz="12" w:space="0" w:color="auto"/>
            </w:tcBorders>
            <w:tcMar>
              <w:top w:w="60" w:type="dxa"/>
              <w:left w:w="120" w:type="dxa"/>
              <w:bottom w:w="30" w:type="dxa"/>
              <w:right w:w="120" w:type="dxa"/>
            </w:tcMar>
            <w:vAlign w:val="center"/>
          </w:tcPr>
          <w:p w14:paraId="38EE2468"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32</w:t>
            </w:r>
          </w:p>
        </w:tc>
        <w:tc>
          <w:tcPr>
            <w:tcW w:w="1371" w:type="dxa"/>
            <w:tcBorders>
              <w:top w:val="single" w:sz="12" w:space="0" w:color="auto"/>
            </w:tcBorders>
            <w:tcMar>
              <w:top w:w="60" w:type="dxa"/>
              <w:left w:w="120" w:type="dxa"/>
              <w:bottom w:w="30" w:type="dxa"/>
              <w:right w:w="120" w:type="dxa"/>
            </w:tcMar>
            <w:vAlign w:val="center"/>
          </w:tcPr>
          <w:p w14:paraId="22F78B57"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14</w:t>
            </w:r>
          </w:p>
        </w:tc>
      </w:tr>
      <w:tr w:rsidR="00527DAD" w:rsidRPr="0010005D" w14:paraId="6AA44647" w14:textId="77777777" w:rsidTr="00C00EE5">
        <w:trPr>
          <w:jc w:val="center"/>
        </w:trPr>
        <w:tc>
          <w:tcPr>
            <w:tcW w:w="1171" w:type="dxa"/>
            <w:tcMar>
              <w:top w:w="60" w:type="dxa"/>
              <w:left w:w="120" w:type="dxa"/>
              <w:bottom w:w="30" w:type="dxa"/>
              <w:right w:w="120" w:type="dxa"/>
            </w:tcMar>
            <w:vAlign w:val="center"/>
          </w:tcPr>
          <w:p w14:paraId="334CE274" w14:textId="77777777" w:rsidR="00527DAD" w:rsidRPr="0010005D" w:rsidRDefault="00527DAD" w:rsidP="00C00EE5">
            <w:pPr>
              <w:keepNext/>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微信公众号</w:t>
            </w:r>
            <w:proofErr w:type="gramEnd"/>
          </w:p>
        </w:tc>
        <w:tc>
          <w:tcPr>
            <w:tcW w:w="985" w:type="dxa"/>
            <w:tcMar>
              <w:top w:w="60" w:type="dxa"/>
              <w:left w:w="120" w:type="dxa"/>
              <w:bottom w:w="30" w:type="dxa"/>
              <w:right w:w="120" w:type="dxa"/>
            </w:tcMar>
            <w:vAlign w:val="center"/>
          </w:tcPr>
          <w:p w14:paraId="27984A98"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120</w:t>
            </w:r>
          </w:p>
        </w:tc>
        <w:tc>
          <w:tcPr>
            <w:tcW w:w="890" w:type="dxa"/>
            <w:tcMar>
              <w:top w:w="60" w:type="dxa"/>
              <w:left w:w="120" w:type="dxa"/>
              <w:bottom w:w="30" w:type="dxa"/>
              <w:right w:w="120" w:type="dxa"/>
            </w:tcMar>
            <w:vAlign w:val="center"/>
          </w:tcPr>
          <w:p w14:paraId="18726384"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33.6</w:t>
            </w:r>
          </w:p>
        </w:tc>
        <w:tc>
          <w:tcPr>
            <w:tcW w:w="1573" w:type="dxa"/>
            <w:tcMar>
              <w:top w:w="60" w:type="dxa"/>
              <w:left w:w="120" w:type="dxa"/>
              <w:bottom w:w="30" w:type="dxa"/>
              <w:right w:w="120" w:type="dxa"/>
            </w:tcMar>
            <w:vAlign w:val="center"/>
          </w:tcPr>
          <w:p w14:paraId="77607E90"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9.8</w:t>
            </w:r>
          </w:p>
        </w:tc>
        <w:tc>
          <w:tcPr>
            <w:tcW w:w="1451" w:type="dxa"/>
            <w:tcMar>
              <w:top w:w="60" w:type="dxa"/>
              <w:left w:w="120" w:type="dxa"/>
              <w:bottom w:w="30" w:type="dxa"/>
              <w:right w:w="120" w:type="dxa"/>
            </w:tcMar>
            <w:vAlign w:val="center"/>
          </w:tcPr>
          <w:p w14:paraId="4BE462AE"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28</w:t>
            </w:r>
          </w:p>
        </w:tc>
        <w:tc>
          <w:tcPr>
            <w:tcW w:w="1080" w:type="dxa"/>
            <w:tcMar>
              <w:top w:w="60" w:type="dxa"/>
              <w:left w:w="120" w:type="dxa"/>
              <w:bottom w:w="30" w:type="dxa"/>
              <w:right w:w="120" w:type="dxa"/>
            </w:tcMar>
            <w:vAlign w:val="center"/>
          </w:tcPr>
          <w:p w14:paraId="13AA9D88"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38</w:t>
            </w:r>
          </w:p>
        </w:tc>
        <w:tc>
          <w:tcPr>
            <w:tcW w:w="1371" w:type="dxa"/>
            <w:tcMar>
              <w:top w:w="60" w:type="dxa"/>
              <w:left w:w="120" w:type="dxa"/>
              <w:bottom w:w="30" w:type="dxa"/>
              <w:right w:w="120" w:type="dxa"/>
            </w:tcMar>
            <w:vAlign w:val="center"/>
          </w:tcPr>
          <w:p w14:paraId="136A289A"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34</w:t>
            </w:r>
          </w:p>
        </w:tc>
      </w:tr>
      <w:tr w:rsidR="00527DAD" w:rsidRPr="0010005D" w14:paraId="36AA5403" w14:textId="77777777" w:rsidTr="00C00EE5">
        <w:trPr>
          <w:jc w:val="center"/>
        </w:trPr>
        <w:tc>
          <w:tcPr>
            <w:tcW w:w="1171" w:type="dxa"/>
            <w:tcMar>
              <w:top w:w="60" w:type="dxa"/>
              <w:left w:w="120" w:type="dxa"/>
              <w:bottom w:w="30" w:type="dxa"/>
              <w:right w:w="120" w:type="dxa"/>
            </w:tcMar>
            <w:vAlign w:val="center"/>
          </w:tcPr>
          <w:p w14:paraId="3B2903AF" w14:textId="77777777" w:rsidR="00527DAD" w:rsidRPr="0010005D" w:rsidRDefault="00527DAD" w:rsidP="00C00EE5">
            <w:pPr>
              <w:keepNext/>
              <w:snapToGrid w:val="0"/>
              <w:spacing w:line="240" w:lineRule="auto"/>
              <w:ind w:firstLine="0"/>
              <w:rPr>
                <w:rFonts w:ascii="Times New Roman" w:eastAsia="宋体" w:hAnsi="Times New Roman" w:cs="宋体"/>
                <w:bCs/>
                <w:sz w:val="18"/>
                <w:szCs w:val="18"/>
              </w:rPr>
            </w:pPr>
            <w:proofErr w:type="gramStart"/>
            <w:r w:rsidRPr="0010005D">
              <w:rPr>
                <w:rFonts w:ascii="Times New Roman" w:eastAsia="宋体" w:hAnsi="Times New Roman" w:cs="宋体" w:hint="eastAsia"/>
                <w:bCs/>
                <w:sz w:val="18"/>
                <w:szCs w:val="18"/>
              </w:rPr>
              <w:t>官网公告</w:t>
            </w:r>
            <w:proofErr w:type="gramEnd"/>
          </w:p>
        </w:tc>
        <w:tc>
          <w:tcPr>
            <w:tcW w:w="985" w:type="dxa"/>
            <w:tcMar>
              <w:top w:w="60" w:type="dxa"/>
              <w:left w:w="120" w:type="dxa"/>
              <w:bottom w:w="30" w:type="dxa"/>
              <w:right w:w="120" w:type="dxa"/>
            </w:tcMar>
            <w:vAlign w:val="center"/>
          </w:tcPr>
          <w:p w14:paraId="2F7F2E03"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43</w:t>
            </w:r>
          </w:p>
        </w:tc>
        <w:tc>
          <w:tcPr>
            <w:tcW w:w="890" w:type="dxa"/>
            <w:tcMar>
              <w:top w:w="60" w:type="dxa"/>
              <w:left w:w="120" w:type="dxa"/>
              <w:bottom w:w="30" w:type="dxa"/>
              <w:right w:w="120" w:type="dxa"/>
            </w:tcMar>
            <w:vAlign w:val="center"/>
          </w:tcPr>
          <w:p w14:paraId="3D14EFF9"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12.0</w:t>
            </w:r>
          </w:p>
        </w:tc>
        <w:tc>
          <w:tcPr>
            <w:tcW w:w="1573" w:type="dxa"/>
            <w:tcMar>
              <w:top w:w="60" w:type="dxa"/>
              <w:left w:w="120" w:type="dxa"/>
              <w:bottom w:w="30" w:type="dxa"/>
              <w:right w:w="120" w:type="dxa"/>
            </w:tcMar>
            <w:vAlign w:val="center"/>
          </w:tcPr>
          <w:p w14:paraId="6746F6DA"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11.7</w:t>
            </w:r>
          </w:p>
        </w:tc>
        <w:tc>
          <w:tcPr>
            <w:tcW w:w="1451" w:type="dxa"/>
            <w:tcMar>
              <w:top w:w="60" w:type="dxa"/>
              <w:left w:w="120" w:type="dxa"/>
              <w:bottom w:w="30" w:type="dxa"/>
              <w:right w:w="120" w:type="dxa"/>
            </w:tcMar>
            <w:vAlign w:val="center"/>
          </w:tcPr>
          <w:p w14:paraId="2878E968"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64</w:t>
            </w:r>
          </w:p>
        </w:tc>
        <w:tc>
          <w:tcPr>
            <w:tcW w:w="1080" w:type="dxa"/>
            <w:tcMar>
              <w:top w:w="60" w:type="dxa"/>
              <w:left w:w="120" w:type="dxa"/>
              <w:bottom w:w="30" w:type="dxa"/>
              <w:right w:w="120" w:type="dxa"/>
            </w:tcMar>
            <w:vAlign w:val="center"/>
          </w:tcPr>
          <w:p w14:paraId="419EF6F3"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23</w:t>
            </w:r>
          </w:p>
        </w:tc>
        <w:tc>
          <w:tcPr>
            <w:tcW w:w="1371" w:type="dxa"/>
            <w:tcMar>
              <w:top w:w="60" w:type="dxa"/>
              <w:left w:w="120" w:type="dxa"/>
              <w:bottom w:w="30" w:type="dxa"/>
              <w:right w:w="120" w:type="dxa"/>
            </w:tcMar>
            <w:vAlign w:val="center"/>
          </w:tcPr>
          <w:p w14:paraId="0A749CA6"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13</w:t>
            </w:r>
          </w:p>
        </w:tc>
      </w:tr>
      <w:tr w:rsidR="00527DAD" w:rsidRPr="0010005D" w14:paraId="0B72DE7E" w14:textId="77777777" w:rsidTr="00C00EE5">
        <w:trPr>
          <w:jc w:val="center"/>
        </w:trPr>
        <w:tc>
          <w:tcPr>
            <w:tcW w:w="1171" w:type="dxa"/>
            <w:tcMar>
              <w:top w:w="60" w:type="dxa"/>
              <w:left w:w="120" w:type="dxa"/>
              <w:bottom w:w="30" w:type="dxa"/>
              <w:right w:w="120" w:type="dxa"/>
            </w:tcMar>
            <w:vAlign w:val="center"/>
          </w:tcPr>
          <w:p w14:paraId="3F65CA69" w14:textId="77777777" w:rsidR="00527DAD" w:rsidRPr="0010005D" w:rsidRDefault="00527DAD" w:rsidP="00C00EE5">
            <w:pPr>
              <w:keepNext/>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新闻发布会</w:t>
            </w:r>
          </w:p>
        </w:tc>
        <w:tc>
          <w:tcPr>
            <w:tcW w:w="985" w:type="dxa"/>
            <w:tcMar>
              <w:top w:w="60" w:type="dxa"/>
              <w:left w:w="120" w:type="dxa"/>
              <w:bottom w:w="30" w:type="dxa"/>
              <w:right w:w="120" w:type="dxa"/>
            </w:tcMar>
            <w:vAlign w:val="center"/>
          </w:tcPr>
          <w:p w14:paraId="3F12F762"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22</w:t>
            </w:r>
          </w:p>
        </w:tc>
        <w:tc>
          <w:tcPr>
            <w:tcW w:w="890" w:type="dxa"/>
            <w:tcMar>
              <w:top w:w="60" w:type="dxa"/>
              <w:left w:w="120" w:type="dxa"/>
              <w:bottom w:w="30" w:type="dxa"/>
              <w:right w:w="120" w:type="dxa"/>
            </w:tcMar>
            <w:vAlign w:val="center"/>
          </w:tcPr>
          <w:p w14:paraId="55A95141"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6.2</w:t>
            </w:r>
          </w:p>
        </w:tc>
        <w:tc>
          <w:tcPr>
            <w:tcW w:w="1573" w:type="dxa"/>
            <w:tcMar>
              <w:top w:w="60" w:type="dxa"/>
              <w:left w:w="120" w:type="dxa"/>
              <w:bottom w:w="30" w:type="dxa"/>
              <w:right w:w="120" w:type="dxa"/>
            </w:tcMar>
            <w:vAlign w:val="center"/>
          </w:tcPr>
          <w:p w14:paraId="5B9EFE9B"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14.5</w:t>
            </w:r>
          </w:p>
        </w:tc>
        <w:tc>
          <w:tcPr>
            <w:tcW w:w="1451" w:type="dxa"/>
            <w:tcMar>
              <w:top w:w="60" w:type="dxa"/>
              <w:left w:w="120" w:type="dxa"/>
              <w:bottom w:w="30" w:type="dxa"/>
              <w:right w:w="120" w:type="dxa"/>
            </w:tcMar>
            <w:vAlign w:val="center"/>
          </w:tcPr>
          <w:p w14:paraId="7D9A71E5"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59</w:t>
            </w:r>
          </w:p>
        </w:tc>
        <w:tc>
          <w:tcPr>
            <w:tcW w:w="1080" w:type="dxa"/>
            <w:tcMar>
              <w:top w:w="60" w:type="dxa"/>
              <w:left w:w="120" w:type="dxa"/>
              <w:bottom w:w="30" w:type="dxa"/>
              <w:right w:w="120" w:type="dxa"/>
            </w:tcMar>
            <w:vAlign w:val="center"/>
          </w:tcPr>
          <w:p w14:paraId="29106C7B"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27</w:t>
            </w:r>
          </w:p>
        </w:tc>
        <w:tc>
          <w:tcPr>
            <w:tcW w:w="1371" w:type="dxa"/>
            <w:tcMar>
              <w:top w:w="60" w:type="dxa"/>
              <w:left w:w="120" w:type="dxa"/>
              <w:bottom w:w="30" w:type="dxa"/>
              <w:right w:w="120" w:type="dxa"/>
            </w:tcMar>
            <w:vAlign w:val="center"/>
          </w:tcPr>
          <w:p w14:paraId="761E821F"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14</w:t>
            </w:r>
          </w:p>
        </w:tc>
      </w:tr>
      <w:tr w:rsidR="00527DAD" w:rsidRPr="0010005D" w14:paraId="009C64BE" w14:textId="77777777" w:rsidTr="00C00EE5">
        <w:trPr>
          <w:jc w:val="center"/>
        </w:trPr>
        <w:tc>
          <w:tcPr>
            <w:tcW w:w="1171" w:type="dxa"/>
            <w:tcMar>
              <w:top w:w="60" w:type="dxa"/>
              <w:left w:w="120" w:type="dxa"/>
              <w:bottom w:w="30" w:type="dxa"/>
              <w:right w:w="120" w:type="dxa"/>
            </w:tcMar>
            <w:vAlign w:val="center"/>
          </w:tcPr>
          <w:p w14:paraId="50CE4BBC" w14:textId="77777777" w:rsidR="00527DAD" w:rsidRPr="0010005D" w:rsidRDefault="00527DAD" w:rsidP="00C00EE5">
            <w:pPr>
              <w:keepNext/>
              <w:snapToGrid w:val="0"/>
              <w:spacing w:line="240" w:lineRule="auto"/>
              <w:ind w:firstLine="0"/>
              <w:rPr>
                <w:rFonts w:ascii="Times New Roman" w:eastAsia="宋体" w:hAnsi="Times New Roman" w:cs="宋体"/>
                <w:bCs/>
                <w:sz w:val="18"/>
                <w:szCs w:val="18"/>
              </w:rPr>
            </w:pPr>
            <w:r w:rsidRPr="0010005D">
              <w:rPr>
                <w:rFonts w:ascii="Times New Roman" w:eastAsia="宋体" w:hAnsi="Times New Roman" w:cs="宋体" w:hint="eastAsia"/>
                <w:bCs/>
                <w:sz w:val="18"/>
                <w:szCs w:val="18"/>
              </w:rPr>
              <w:t>电视采访</w:t>
            </w:r>
          </w:p>
        </w:tc>
        <w:tc>
          <w:tcPr>
            <w:tcW w:w="985" w:type="dxa"/>
            <w:tcMar>
              <w:top w:w="60" w:type="dxa"/>
              <w:left w:w="120" w:type="dxa"/>
              <w:bottom w:w="30" w:type="dxa"/>
              <w:right w:w="120" w:type="dxa"/>
            </w:tcMar>
            <w:vAlign w:val="center"/>
          </w:tcPr>
          <w:p w14:paraId="153C3B79"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14</w:t>
            </w:r>
          </w:p>
        </w:tc>
        <w:tc>
          <w:tcPr>
            <w:tcW w:w="890" w:type="dxa"/>
            <w:tcMar>
              <w:top w:w="60" w:type="dxa"/>
              <w:left w:w="120" w:type="dxa"/>
              <w:bottom w:w="30" w:type="dxa"/>
              <w:right w:w="120" w:type="dxa"/>
            </w:tcMar>
            <w:vAlign w:val="center"/>
          </w:tcPr>
          <w:p w14:paraId="42C25212"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3.9</w:t>
            </w:r>
          </w:p>
        </w:tc>
        <w:tc>
          <w:tcPr>
            <w:tcW w:w="1573" w:type="dxa"/>
            <w:tcMar>
              <w:top w:w="60" w:type="dxa"/>
              <w:left w:w="120" w:type="dxa"/>
              <w:bottom w:w="30" w:type="dxa"/>
              <w:right w:w="120" w:type="dxa"/>
            </w:tcMar>
            <w:vAlign w:val="center"/>
          </w:tcPr>
          <w:p w14:paraId="33D35076"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16.3</w:t>
            </w:r>
          </w:p>
        </w:tc>
        <w:tc>
          <w:tcPr>
            <w:tcW w:w="1451" w:type="dxa"/>
            <w:tcMar>
              <w:top w:w="60" w:type="dxa"/>
              <w:left w:w="120" w:type="dxa"/>
              <w:bottom w:w="30" w:type="dxa"/>
              <w:right w:w="120" w:type="dxa"/>
            </w:tcMar>
            <w:vAlign w:val="center"/>
          </w:tcPr>
          <w:p w14:paraId="4CC28320"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50</w:t>
            </w:r>
          </w:p>
        </w:tc>
        <w:tc>
          <w:tcPr>
            <w:tcW w:w="1080" w:type="dxa"/>
            <w:tcMar>
              <w:top w:w="60" w:type="dxa"/>
              <w:left w:w="120" w:type="dxa"/>
              <w:bottom w:w="30" w:type="dxa"/>
              <w:right w:w="120" w:type="dxa"/>
            </w:tcMar>
            <w:vAlign w:val="center"/>
          </w:tcPr>
          <w:p w14:paraId="5D2D4EAC"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36</w:t>
            </w:r>
          </w:p>
        </w:tc>
        <w:tc>
          <w:tcPr>
            <w:tcW w:w="1371" w:type="dxa"/>
            <w:tcMar>
              <w:top w:w="60" w:type="dxa"/>
              <w:left w:w="120" w:type="dxa"/>
              <w:bottom w:w="30" w:type="dxa"/>
              <w:right w:w="120" w:type="dxa"/>
            </w:tcMar>
            <w:vAlign w:val="center"/>
          </w:tcPr>
          <w:p w14:paraId="2E2FF37A" w14:textId="77777777" w:rsidR="00527DAD" w:rsidRPr="0010005D" w:rsidRDefault="00527DAD" w:rsidP="00C00EE5">
            <w:pPr>
              <w:keepNext/>
              <w:snapToGrid w:val="0"/>
              <w:spacing w:line="240" w:lineRule="auto"/>
              <w:ind w:firstLine="0"/>
              <w:jc w:val="center"/>
              <w:rPr>
                <w:rFonts w:ascii="Times New Roman" w:eastAsia="宋体" w:hAnsi="Times New Roman" w:cs="仿宋_GB2312"/>
                <w:bCs/>
                <w:sz w:val="18"/>
                <w:szCs w:val="18"/>
              </w:rPr>
            </w:pPr>
            <w:r w:rsidRPr="0010005D">
              <w:rPr>
                <w:rFonts w:ascii="Times New Roman" w:eastAsia="宋体" w:hAnsi="Times New Roman" w:cs="仿宋_GB2312" w:hint="eastAsia"/>
                <w:bCs/>
                <w:sz w:val="18"/>
                <w:szCs w:val="18"/>
              </w:rPr>
              <w:t>14</w:t>
            </w:r>
          </w:p>
        </w:tc>
      </w:tr>
    </w:tbl>
    <w:p w14:paraId="0AD18333"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从数据中可以看出，</w:t>
      </w:r>
      <w:proofErr w:type="gramStart"/>
      <w:r w:rsidRPr="0010005D">
        <w:rPr>
          <w:rFonts w:ascii="Times New Roman" w:eastAsia="宋体" w:hAnsi="Times New Roman" w:cs="仿宋_GB2312" w:hint="eastAsia"/>
          <w:bCs/>
        </w:rPr>
        <w:t>微博蓝</w:t>
      </w:r>
      <w:proofErr w:type="gramEnd"/>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因实时性与高可见度，完全平息率最高；</w:t>
      </w:r>
      <w:proofErr w:type="gramStart"/>
      <w:r w:rsidRPr="0010005D">
        <w:rPr>
          <w:rFonts w:ascii="Times New Roman" w:eastAsia="宋体" w:hAnsi="Times New Roman" w:cs="仿宋_GB2312" w:hint="eastAsia"/>
          <w:bCs/>
        </w:rPr>
        <w:t>微信公众号</w:t>
      </w:r>
      <w:proofErr w:type="gramEnd"/>
      <w:r w:rsidRPr="0010005D">
        <w:rPr>
          <w:rFonts w:ascii="Times New Roman" w:eastAsia="宋体" w:hAnsi="Times New Roman" w:cs="仿宋_GB2312" w:hint="eastAsia"/>
          <w:bCs/>
        </w:rPr>
        <w:t>因推送延迟，更适合二次补充而非首发。建议将“两小时内首次发声”写入交通行业舆情应急预案，并</w:t>
      </w:r>
      <w:proofErr w:type="gramStart"/>
      <w:r w:rsidRPr="0010005D">
        <w:rPr>
          <w:rFonts w:ascii="Times New Roman" w:eastAsia="宋体" w:hAnsi="Times New Roman" w:cs="仿宋_GB2312" w:hint="eastAsia"/>
          <w:bCs/>
        </w:rPr>
        <w:t>明确微博蓝</w:t>
      </w:r>
      <w:proofErr w:type="gramEnd"/>
      <w:r w:rsidRPr="0010005D">
        <w:rPr>
          <w:rFonts w:ascii="Times New Roman" w:eastAsia="宋体" w:hAnsi="Times New Roman" w:cs="仿宋_GB2312" w:hint="eastAsia"/>
          <w:bCs/>
        </w:rPr>
        <w:t>V</w:t>
      </w:r>
      <w:r w:rsidRPr="0010005D">
        <w:rPr>
          <w:rFonts w:ascii="Times New Roman" w:eastAsia="宋体" w:hAnsi="Times New Roman" w:cs="仿宋_GB2312" w:hint="eastAsia"/>
          <w:bCs/>
        </w:rPr>
        <w:t>为首选渠道。对涉外、</w:t>
      </w:r>
      <w:proofErr w:type="gramStart"/>
      <w:r w:rsidRPr="0010005D">
        <w:rPr>
          <w:rFonts w:ascii="Times New Roman" w:eastAsia="宋体" w:hAnsi="Times New Roman" w:cs="仿宋_GB2312" w:hint="eastAsia"/>
          <w:bCs/>
        </w:rPr>
        <w:t>涉技术</w:t>
      </w:r>
      <w:proofErr w:type="gramEnd"/>
      <w:r w:rsidRPr="0010005D">
        <w:rPr>
          <w:rFonts w:ascii="Times New Roman" w:eastAsia="宋体" w:hAnsi="Times New Roman" w:cs="仿宋_GB2312" w:hint="eastAsia"/>
          <w:bCs/>
        </w:rPr>
        <w:t>等长周期事件，建立“</w:t>
      </w:r>
      <w:r w:rsidRPr="0010005D">
        <w:rPr>
          <w:rFonts w:ascii="Times New Roman" w:eastAsia="宋体" w:hAnsi="Times New Roman" w:cs="仿宋_GB2312" w:hint="eastAsia"/>
          <w:bCs/>
        </w:rPr>
        <w:t>30</w:t>
      </w:r>
      <w:r w:rsidRPr="0010005D">
        <w:rPr>
          <w:rFonts w:ascii="Times New Roman" w:eastAsia="宋体" w:hAnsi="Times New Roman" w:cs="仿宋_GB2312" w:hint="eastAsia"/>
          <w:bCs/>
        </w:rPr>
        <w:t>分钟内技术参数模板</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两小时内联合声明”双轨机制，压缩协调时滞。</w:t>
      </w:r>
      <w:proofErr w:type="gramStart"/>
      <w:r w:rsidRPr="0010005D">
        <w:rPr>
          <w:rFonts w:ascii="Times New Roman" w:eastAsia="宋体" w:hAnsi="Times New Roman" w:cs="仿宋_GB2312" w:hint="eastAsia"/>
          <w:bCs/>
        </w:rPr>
        <w:t>微信公众号</w:t>
      </w:r>
      <w:proofErr w:type="gramEnd"/>
      <w:r w:rsidRPr="0010005D">
        <w:rPr>
          <w:rFonts w:ascii="Times New Roman" w:eastAsia="宋体" w:hAnsi="Times New Roman" w:cs="仿宋_GB2312" w:hint="eastAsia"/>
          <w:bCs/>
        </w:rPr>
        <w:t>降级为“深度解读”角色，避免用于首发，防止因推送延迟放大信息真空。</w:t>
      </w:r>
    </w:p>
    <w:p w14:paraId="22A2FB85" w14:textId="77777777" w:rsidR="00527DAD" w:rsidRPr="0010005D" w:rsidRDefault="00527DAD" w:rsidP="00527DAD">
      <w:pPr>
        <w:spacing w:line="360" w:lineRule="auto"/>
        <w:ind w:firstLineChars="200" w:firstLine="442"/>
        <w:rPr>
          <w:rFonts w:ascii="Times New Roman" w:eastAsia="宋体" w:hAnsi="Times New Roman" w:cs="Arial"/>
          <w:b/>
          <w:bCs/>
          <w:sz w:val="22"/>
        </w:rPr>
      </w:pPr>
      <w:r w:rsidRPr="0010005D">
        <w:rPr>
          <w:rFonts w:ascii="Times New Roman" w:eastAsia="宋体" w:hAnsi="Times New Roman" w:cs="Arial" w:hint="eastAsia"/>
          <w:b/>
          <w:bCs/>
          <w:sz w:val="22"/>
        </w:rPr>
        <w:t>舆情回应时机分析</w:t>
      </w:r>
    </w:p>
    <w:p w14:paraId="6197E0F0"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本报告对回应时机与效果进行了拟合发现，事故类舆情回应时间每延迟</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小时，信任度下降约</w:t>
      </w:r>
      <w:r w:rsidRPr="0010005D">
        <w:rPr>
          <w:rFonts w:ascii="Times New Roman" w:eastAsia="宋体" w:hAnsi="Times New Roman" w:cs="仿宋_GB2312" w:hint="eastAsia"/>
          <w:bCs/>
        </w:rPr>
        <w:t>12%</w:t>
      </w:r>
      <w:r w:rsidRPr="0010005D">
        <w:rPr>
          <w:rFonts w:ascii="Times New Roman" w:eastAsia="宋体" w:hAnsi="Times New Roman" w:cs="仿宋_GB2312" w:hint="eastAsia"/>
          <w:bCs/>
        </w:rPr>
        <w:t>；冲突类舆情回应时间每延迟</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小时，次生舆情概率上升约</w:t>
      </w:r>
      <w:r w:rsidRPr="0010005D">
        <w:rPr>
          <w:rFonts w:ascii="Times New Roman" w:eastAsia="宋体" w:hAnsi="Times New Roman" w:cs="仿宋_GB2312" w:hint="eastAsia"/>
          <w:bCs/>
        </w:rPr>
        <w:t>18%</w:t>
      </w:r>
      <w:r w:rsidRPr="0010005D">
        <w:rPr>
          <w:rFonts w:ascii="Times New Roman" w:eastAsia="宋体" w:hAnsi="Times New Roman" w:cs="仿宋_GB2312" w:hint="eastAsia"/>
          <w:bCs/>
        </w:rPr>
        <w:t>；技术类舆情回应时间每延迟</w:t>
      </w:r>
      <w:r w:rsidRPr="0010005D">
        <w:rPr>
          <w:rFonts w:ascii="Times New Roman" w:eastAsia="宋体" w:hAnsi="Times New Roman" w:cs="仿宋_GB2312" w:hint="eastAsia"/>
          <w:bCs/>
        </w:rPr>
        <w:t>1</w:t>
      </w:r>
      <w:r w:rsidRPr="0010005D">
        <w:rPr>
          <w:rFonts w:ascii="Times New Roman" w:eastAsia="宋体" w:hAnsi="Times New Roman" w:cs="仿宋_GB2312" w:hint="eastAsia"/>
          <w:bCs/>
        </w:rPr>
        <w:t>小时，阴谋</w:t>
      </w:r>
      <w:proofErr w:type="gramStart"/>
      <w:r w:rsidRPr="0010005D">
        <w:rPr>
          <w:rFonts w:ascii="Times New Roman" w:eastAsia="宋体" w:hAnsi="Times New Roman" w:cs="仿宋_GB2312" w:hint="eastAsia"/>
          <w:bCs/>
        </w:rPr>
        <w:t>论传播</w:t>
      </w:r>
      <w:proofErr w:type="gramEnd"/>
      <w:r w:rsidRPr="0010005D">
        <w:rPr>
          <w:rFonts w:ascii="Times New Roman" w:eastAsia="宋体" w:hAnsi="Times New Roman" w:cs="仿宋_GB2312" w:hint="eastAsia"/>
          <w:bCs/>
        </w:rPr>
        <w:t>概率上升约</w:t>
      </w:r>
      <w:r w:rsidRPr="0010005D">
        <w:rPr>
          <w:rFonts w:ascii="Times New Roman" w:eastAsia="宋体" w:hAnsi="Times New Roman" w:cs="仿宋_GB2312" w:hint="eastAsia"/>
          <w:bCs/>
        </w:rPr>
        <w:t>15%</w:t>
      </w:r>
      <w:r w:rsidRPr="0010005D">
        <w:rPr>
          <w:rFonts w:ascii="Times New Roman" w:eastAsia="宋体" w:hAnsi="Times New Roman" w:cs="仿宋_GB2312" w:hint="eastAsia"/>
          <w:bCs/>
        </w:rPr>
        <w:t>。综合回应时间，为达到最佳舆情处置效果，建议最佳回应时间如下。</w:t>
      </w:r>
    </w:p>
    <w:p w14:paraId="1A9D418D" w14:textId="77777777" w:rsidR="00527DAD" w:rsidRPr="0010005D" w:rsidRDefault="00527DAD" w:rsidP="00527DAD">
      <w:pPr>
        <w:spacing w:line="360" w:lineRule="auto"/>
        <w:ind w:firstLineChars="200" w:firstLine="480"/>
        <w:rPr>
          <w:rFonts w:ascii="Times New Roman" w:eastAsia="宋体" w:hAnsi="Times New Roman"/>
        </w:rPr>
      </w:pPr>
      <w:r w:rsidRPr="0010005D">
        <w:rPr>
          <w:rFonts w:ascii="Times New Roman" w:eastAsia="宋体" w:hAnsi="Times New Roman" w:hint="eastAsia"/>
        </w:rPr>
        <w:t>表</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：舆情回应时机建议表</w:t>
      </w:r>
    </w:p>
    <w:tbl>
      <w:tblPr>
        <w:tblW w:w="8521" w:type="dxa"/>
        <w:jc w:val="center"/>
        <w:tblBorders>
          <w:top w:val="single" w:sz="2" w:space="0" w:color="auto"/>
          <w:bottom w:val="single" w:sz="2" w:space="0" w:color="auto"/>
        </w:tblBorders>
        <w:tblCellMar>
          <w:left w:w="10" w:type="dxa"/>
          <w:right w:w="10" w:type="dxa"/>
        </w:tblCellMar>
        <w:tblLook w:val="04A0" w:firstRow="1" w:lastRow="0" w:firstColumn="1" w:lastColumn="0" w:noHBand="0" w:noVBand="1"/>
      </w:tblPr>
      <w:tblGrid>
        <w:gridCol w:w="2301"/>
        <w:gridCol w:w="2017"/>
        <w:gridCol w:w="2184"/>
        <w:gridCol w:w="2019"/>
      </w:tblGrid>
      <w:tr w:rsidR="00527DAD" w:rsidRPr="0010005D" w14:paraId="636F7169" w14:textId="77777777" w:rsidTr="00C00EE5">
        <w:trPr>
          <w:tblHeader/>
          <w:jc w:val="center"/>
        </w:trPr>
        <w:tc>
          <w:tcPr>
            <w:tcW w:w="2301" w:type="dxa"/>
            <w:tcBorders>
              <w:top w:val="single" w:sz="2" w:space="0" w:color="auto"/>
              <w:bottom w:val="single" w:sz="2" w:space="0" w:color="auto"/>
            </w:tcBorders>
            <w:tcMar>
              <w:top w:w="60" w:type="dxa"/>
              <w:left w:w="120" w:type="dxa"/>
              <w:bottom w:w="30" w:type="dxa"/>
              <w:right w:w="120" w:type="dxa"/>
            </w:tcMar>
            <w:vAlign w:val="center"/>
          </w:tcPr>
          <w:p w14:paraId="1DE87EAA" w14:textId="77777777" w:rsidR="00527DAD" w:rsidRPr="0010005D" w:rsidRDefault="00527DAD" w:rsidP="00C00EE5">
            <w:pPr>
              <w:snapToGrid w:val="0"/>
              <w:spacing w:line="240" w:lineRule="auto"/>
              <w:ind w:firstLine="0"/>
              <w:jc w:val="center"/>
              <w:rPr>
                <w:rFonts w:ascii="Times New Roman" w:eastAsia="宋体" w:hAnsi="Times New Roman"/>
                <w:b/>
                <w:sz w:val="22"/>
              </w:rPr>
            </w:pPr>
            <w:r w:rsidRPr="0010005D">
              <w:rPr>
                <w:rFonts w:ascii="Times New Roman" w:eastAsia="宋体" w:hAnsi="Times New Roman" w:cs="Arial"/>
                <w:b/>
                <w:sz w:val="22"/>
              </w:rPr>
              <w:t>事件类型</w:t>
            </w:r>
          </w:p>
        </w:tc>
        <w:tc>
          <w:tcPr>
            <w:tcW w:w="2017" w:type="dxa"/>
            <w:tcBorders>
              <w:top w:val="single" w:sz="2" w:space="0" w:color="auto"/>
              <w:bottom w:val="single" w:sz="2" w:space="0" w:color="auto"/>
            </w:tcBorders>
            <w:tcMar>
              <w:top w:w="60" w:type="dxa"/>
              <w:left w:w="120" w:type="dxa"/>
              <w:bottom w:w="30" w:type="dxa"/>
              <w:right w:w="120" w:type="dxa"/>
            </w:tcMar>
            <w:vAlign w:val="center"/>
          </w:tcPr>
          <w:p w14:paraId="7B4FFB53" w14:textId="77777777" w:rsidR="00527DAD" w:rsidRPr="0010005D" w:rsidRDefault="00527DAD" w:rsidP="00C00EE5">
            <w:pPr>
              <w:snapToGrid w:val="0"/>
              <w:spacing w:line="240" w:lineRule="auto"/>
              <w:ind w:firstLine="0"/>
              <w:jc w:val="center"/>
              <w:rPr>
                <w:rFonts w:ascii="Times New Roman" w:eastAsia="宋体" w:hAnsi="Times New Roman"/>
                <w:b/>
                <w:sz w:val="22"/>
              </w:rPr>
            </w:pPr>
            <w:r w:rsidRPr="0010005D">
              <w:rPr>
                <w:rFonts w:ascii="Times New Roman" w:eastAsia="宋体" w:hAnsi="Times New Roman" w:cs="Arial"/>
                <w:b/>
                <w:sz w:val="22"/>
              </w:rPr>
              <w:t>最佳回应时间</w:t>
            </w:r>
          </w:p>
        </w:tc>
        <w:tc>
          <w:tcPr>
            <w:tcW w:w="2184" w:type="dxa"/>
            <w:tcBorders>
              <w:top w:val="single" w:sz="2" w:space="0" w:color="auto"/>
              <w:bottom w:val="single" w:sz="2" w:space="0" w:color="auto"/>
            </w:tcBorders>
            <w:tcMar>
              <w:top w:w="60" w:type="dxa"/>
              <w:left w:w="120" w:type="dxa"/>
              <w:bottom w:w="30" w:type="dxa"/>
              <w:right w:w="120" w:type="dxa"/>
            </w:tcMar>
            <w:vAlign w:val="center"/>
          </w:tcPr>
          <w:p w14:paraId="46698880" w14:textId="77777777" w:rsidR="00527DAD" w:rsidRPr="0010005D" w:rsidRDefault="00527DAD" w:rsidP="00C00EE5">
            <w:pPr>
              <w:snapToGrid w:val="0"/>
              <w:spacing w:line="240" w:lineRule="auto"/>
              <w:ind w:firstLine="0"/>
              <w:jc w:val="center"/>
              <w:rPr>
                <w:rFonts w:ascii="Times New Roman" w:eastAsia="宋体" w:hAnsi="Times New Roman"/>
                <w:b/>
                <w:sz w:val="22"/>
              </w:rPr>
            </w:pPr>
            <w:r w:rsidRPr="0010005D">
              <w:rPr>
                <w:rFonts w:ascii="Times New Roman" w:eastAsia="宋体" w:hAnsi="Times New Roman" w:cs="Arial"/>
                <w:b/>
                <w:sz w:val="22"/>
              </w:rPr>
              <w:t>推荐回应平台</w:t>
            </w:r>
          </w:p>
        </w:tc>
        <w:tc>
          <w:tcPr>
            <w:tcW w:w="2019" w:type="dxa"/>
            <w:tcBorders>
              <w:top w:val="single" w:sz="2" w:space="0" w:color="auto"/>
              <w:bottom w:val="single" w:sz="2" w:space="0" w:color="auto"/>
            </w:tcBorders>
            <w:tcMar>
              <w:top w:w="60" w:type="dxa"/>
              <w:left w:w="120" w:type="dxa"/>
              <w:bottom w:w="30" w:type="dxa"/>
              <w:right w:w="120" w:type="dxa"/>
            </w:tcMar>
            <w:vAlign w:val="center"/>
          </w:tcPr>
          <w:p w14:paraId="59A67F53" w14:textId="77777777" w:rsidR="00527DAD" w:rsidRPr="0010005D" w:rsidRDefault="00527DAD" w:rsidP="00C00EE5">
            <w:pPr>
              <w:snapToGrid w:val="0"/>
              <w:spacing w:line="240" w:lineRule="auto"/>
              <w:ind w:firstLine="0"/>
              <w:jc w:val="center"/>
              <w:rPr>
                <w:rFonts w:ascii="Times New Roman" w:eastAsia="宋体" w:hAnsi="Times New Roman"/>
                <w:b/>
                <w:sz w:val="22"/>
              </w:rPr>
            </w:pPr>
            <w:r w:rsidRPr="0010005D">
              <w:rPr>
                <w:rFonts w:ascii="Times New Roman" w:eastAsia="宋体" w:hAnsi="Times New Roman" w:cs="Arial"/>
                <w:b/>
                <w:sz w:val="22"/>
              </w:rPr>
              <w:t>回应效果评价</w:t>
            </w:r>
          </w:p>
        </w:tc>
      </w:tr>
      <w:tr w:rsidR="00527DAD" w:rsidRPr="0010005D" w14:paraId="01C3CFA3" w14:textId="77777777" w:rsidTr="00C00EE5">
        <w:trPr>
          <w:jc w:val="center"/>
        </w:trPr>
        <w:tc>
          <w:tcPr>
            <w:tcW w:w="2301" w:type="dxa"/>
            <w:tcBorders>
              <w:top w:val="single" w:sz="2" w:space="0" w:color="auto"/>
            </w:tcBorders>
            <w:tcMar>
              <w:top w:w="60" w:type="dxa"/>
              <w:left w:w="120" w:type="dxa"/>
              <w:bottom w:w="30" w:type="dxa"/>
              <w:right w:w="120" w:type="dxa"/>
            </w:tcMar>
            <w:vAlign w:val="center"/>
          </w:tcPr>
          <w:p w14:paraId="455EB651"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b/>
                <w:sz w:val="22"/>
              </w:rPr>
              <w:t>事故类（伤亡）</w:t>
            </w:r>
          </w:p>
        </w:tc>
        <w:tc>
          <w:tcPr>
            <w:tcW w:w="2017" w:type="dxa"/>
            <w:tcBorders>
              <w:top w:val="single" w:sz="2" w:space="0" w:color="auto"/>
            </w:tcBorders>
            <w:tcMar>
              <w:top w:w="60" w:type="dxa"/>
              <w:left w:w="120" w:type="dxa"/>
              <w:bottom w:w="30" w:type="dxa"/>
              <w:right w:w="120" w:type="dxa"/>
            </w:tcMar>
            <w:vAlign w:val="center"/>
          </w:tcPr>
          <w:p w14:paraId="5D850DDA"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2</w:t>
            </w:r>
            <w:r w:rsidRPr="0010005D">
              <w:rPr>
                <w:rFonts w:ascii="Times New Roman" w:eastAsia="宋体" w:hAnsi="Times New Roman" w:cs="Arial"/>
                <w:sz w:val="22"/>
              </w:rPr>
              <w:t>小时内</w:t>
            </w:r>
          </w:p>
        </w:tc>
        <w:tc>
          <w:tcPr>
            <w:tcW w:w="2184" w:type="dxa"/>
            <w:tcBorders>
              <w:top w:val="single" w:sz="2" w:space="0" w:color="auto"/>
            </w:tcBorders>
            <w:tcMar>
              <w:top w:w="60" w:type="dxa"/>
              <w:left w:w="120" w:type="dxa"/>
              <w:bottom w:w="30" w:type="dxa"/>
              <w:right w:w="120" w:type="dxa"/>
            </w:tcMar>
            <w:vAlign w:val="center"/>
          </w:tcPr>
          <w:p w14:paraId="54714886" w14:textId="77777777" w:rsidR="00527DAD" w:rsidRPr="0010005D" w:rsidRDefault="00527DAD" w:rsidP="00C00EE5">
            <w:pPr>
              <w:snapToGrid w:val="0"/>
              <w:spacing w:line="240" w:lineRule="auto"/>
              <w:ind w:firstLine="0"/>
              <w:rPr>
                <w:rFonts w:ascii="Times New Roman" w:eastAsia="宋体" w:hAnsi="Times New Roman"/>
                <w:sz w:val="22"/>
              </w:rPr>
            </w:pPr>
            <w:proofErr w:type="gramStart"/>
            <w:r w:rsidRPr="0010005D">
              <w:rPr>
                <w:rFonts w:ascii="Times New Roman" w:eastAsia="宋体" w:hAnsi="Times New Roman" w:cs="Arial"/>
                <w:sz w:val="22"/>
              </w:rPr>
              <w:t>微博</w:t>
            </w:r>
            <w:proofErr w:type="gramEnd"/>
            <w:r w:rsidRPr="0010005D">
              <w:rPr>
                <w:rFonts w:ascii="Times New Roman" w:eastAsia="宋体" w:hAnsi="Times New Roman" w:cs="Arial"/>
                <w:sz w:val="22"/>
              </w:rPr>
              <w:t>+</w:t>
            </w:r>
            <w:r w:rsidRPr="0010005D">
              <w:rPr>
                <w:rFonts w:ascii="Times New Roman" w:eastAsia="宋体" w:hAnsi="Times New Roman" w:cs="Arial"/>
                <w:sz w:val="22"/>
              </w:rPr>
              <w:t>头条</w:t>
            </w:r>
          </w:p>
        </w:tc>
        <w:tc>
          <w:tcPr>
            <w:tcW w:w="2019" w:type="dxa"/>
            <w:tcBorders>
              <w:top w:val="single" w:sz="2" w:space="0" w:color="auto"/>
            </w:tcBorders>
            <w:tcMar>
              <w:top w:w="60" w:type="dxa"/>
              <w:left w:w="120" w:type="dxa"/>
              <w:bottom w:w="30" w:type="dxa"/>
              <w:right w:w="120" w:type="dxa"/>
            </w:tcMar>
            <w:vAlign w:val="center"/>
          </w:tcPr>
          <w:p w14:paraId="18F81ED7"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较好</w:t>
            </w:r>
          </w:p>
        </w:tc>
      </w:tr>
      <w:tr w:rsidR="00527DAD" w:rsidRPr="0010005D" w14:paraId="79E298CF" w14:textId="77777777" w:rsidTr="00C00EE5">
        <w:trPr>
          <w:jc w:val="center"/>
        </w:trPr>
        <w:tc>
          <w:tcPr>
            <w:tcW w:w="2301" w:type="dxa"/>
            <w:tcMar>
              <w:top w:w="60" w:type="dxa"/>
              <w:left w:w="120" w:type="dxa"/>
              <w:bottom w:w="30" w:type="dxa"/>
              <w:right w:w="120" w:type="dxa"/>
            </w:tcMar>
            <w:vAlign w:val="center"/>
          </w:tcPr>
          <w:p w14:paraId="5001562A"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b/>
                <w:sz w:val="22"/>
              </w:rPr>
              <w:t>技术故障类</w:t>
            </w:r>
          </w:p>
        </w:tc>
        <w:tc>
          <w:tcPr>
            <w:tcW w:w="2017" w:type="dxa"/>
            <w:tcMar>
              <w:top w:w="60" w:type="dxa"/>
              <w:left w:w="120" w:type="dxa"/>
              <w:bottom w:w="30" w:type="dxa"/>
              <w:right w:w="120" w:type="dxa"/>
            </w:tcMar>
            <w:vAlign w:val="center"/>
          </w:tcPr>
          <w:p w14:paraId="5E535AB5"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6</w:t>
            </w:r>
            <w:r w:rsidRPr="0010005D">
              <w:rPr>
                <w:rFonts w:ascii="Times New Roman" w:eastAsia="宋体" w:hAnsi="Times New Roman" w:cs="Arial"/>
                <w:sz w:val="22"/>
              </w:rPr>
              <w:t>小时内</w:t>
            </w:r>
          </w:p>
        </w:tc>
        <w:tc>
          <w:tcPr>
            <w:tcW w:w="2184" w:type="dxa"/>
            <w:tcMar>
              <w:top w:w="60" w:type="dxa"/>
              <w:left w:w="120" w:type="dxa"/>
              <w:bottom w:w="30" w:type="dxa"/>
              <w:right w:w="120" w:type="dxa"/>
            </w:tcMar>
            <w:vAlign w:val="center"/>
          </w:tcPr>
          <w:p w14:paraId="3ECBAD3E"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sz w:val="22"/>
              </w:rPr>
              <w:t>知乎</w:t>
            </w:r>
            <w:r w:rsidRPr="0010005D">
              <w:rPr>
                <w:rFonts w:ascii="Times New Roman" w:eastAsia="宋体" w:hAnsi="Times New Roman" w:cs="Arial"/>
                <w:sz w:val="22"/>
              </w:rPr>
              <w:t>+</w:t>
            </w:r>
            <w:proofErr w:type="gramStart"/>
            <w:r w:rsidRPr="0010005D">
              <w:rPr>
                <w:rFonts w:ascii="Times New Roman" w:eastAsia="宋体" w:hAnsi="Times New Roman" w:cs="Arial"/>
                <w:sz w:val="22"/>
              </w:rPr>
              <w:t>微博</w:t>
            </w:r>
            <w:proofErr w:type="gramEnd"/>
          </w:p>
        </w:tc>
        <w:tc>
          <w:tcPr>
            <w:tcW w:w="2019" w:type="dxa"/>
            <w:tcMar>
              <w:top w:w="60" w:type="dxa"/>
              <w:left w:w="120" w:type="dxa"/>
              <w:bottom w:w="30" w:type="dxa"/>
              <w:right w:w="120" w:type="dxa"/>
            </w:tcMar>
            <w:vAlign w:val="center"/>
          </w:tcPr>
          <w:p w14:paraId="26C1F50C"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较好</w:t>
            </w:r>
          </w:p>
        </w:tc>
      </w:tr>
      <w:tr w:rsidR="00527DAD" w:rsidRPr="0010005D" w14:paraId="788AA596" w14:textId="77777777" w:rsidTr="00C00EE5">
        <w:trPr>
          <w:jc w:val="center"/>
        </w:trPr>
        <w:tc>
          <w:tcPr>
            <w:tcW w:w="2301" w:type="dxa"/>
            <w:tcMar>
              <w:top w:w="60" w:type="dxa"/>
              <w:left w:w="120" w:type="dxa"/>
              <w:bottom w:w="30" w:type="dxa"/>
              <w:right w:w="120" w:type="dxa"/>
            </w:tcMar>
            <w:vAlign w:val="center"/>
          </w:tcPr>
          <w:p w14:paraId="050D3A09"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b/>
                <w:sz w:val="22"/>
              </w:rPr>
              <w:t>乘客冲突类</w:t>
            </w:r>
          </w:p>
        </w:tc>
        <w:tc>
          <w:tcPr>
            <w:tcW w:w="2017" w:type="dxa"/>
            <w:tcMar>
              <w:top w:w="60" w:type="dxa"/>
              <w:left w:w="120" w:type="dxa"/>
              <w:bottom w:w="30" w:type="dxa"/>
              <w:right w:w="120" w:type="dxa"/>
            </w:tcMar>
            <w:vAlign w:val="center"/>
          </w:tcPr>
          <w:p w14:paraId="6778100F"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4</w:t>
            </w:r>
            <w:r w:rsidRPr="0010005D">
              <w:rPr>
                <w:rFonts w:ascii="Times New Roman" w:eastAsia="宋体" w:hAnsi="Times New Roman" w:cs="Arial"/>
                <w:sz w:val="22"/>
              </w:rPr>
              <w:t>小时内</w:t>
            </w:r>
          </w:p>
        </w:tc>
        <w:tc>
          <w:tcPr>
            <w:tcW w:w="2184" w:type="dxa"/>
            <w:tcMar>
              <w:top w:w="60" w:type="dxa"/>
              <w:left w:w="120" w:type="dxa"/>
              <w:bottom w:w="30" w:type="dxa"/>
              <w:right w:w="120" w:type="dxa"/>
            </w:tcMar>
            <w:vAlign w:val="center"/>
          </w:tcPr>
          <w:p w14:paraId="040CF069" w14:textId="77777777" w:rsidR="00527DAD" w:rsidRPr="0010005D" w:rsidRDefault="00527DAD" w:rsidP="00C00EE5">
            <w:pPr>
              <w:snapToGrid w:val="0"/>
              <w:spacing w:line="240" w:lineRule="auto"/>
              <w:ind w:firstLine="0"/>
              <w:rPr>
                <w:rFonts w:ascii="Times New Roman" w:eastAsia="宋体" w:hAnsi="Times New Roman"/>
                <w:sz w:val="22"/>
              </w:rPr>
            </w:pPr>
            <w:proofErr w:type="gramStart"/>
            <w:r w:rsidRPr="0010005D">
              <w:rPr>
                <w:rFonts w:ascii="Times New Roman" w:eastAsia="宋体" w:hAnsi="Times New Roman" w:cs="Arial"/>
                <w:sz w:val="22"/>
              </w:rPr>
              <w:t>微博</w:t>
            </w:r>
            <w:proofErr w:type="gramEnd"/>
            <w:r w:rsidRPr="0010005D">
              <w:rPr>
                <w:rFonts w:ascii="Times New Roman" w:eastAsia="宋体" w:hAnsi="Times New Roman" w:cs="Arial"/>
                <w:sz w:val="22"/>
              </w:rPr>
              <w:t>+</w:t>
            </w:r>
            <w:r w:rsidRPr="0010005D">
              <w:rPr>
                <w:rFonts w:ascii="Times New Roman" w:eastAsia="宋体" w:hAnsi="Times New Roman" w:cs="Arial"/>
                <w:sz w:val="22"/>
              </w:rPr>
              <w:t>警方通报</w:t>
            </w:r>
          </w:p>
        </w:tc>
        <w:tc>
          <w:tcPr>
            <w:tcW w:w="2019" w:type="dxa"/>
            <w:tcMar>
              <w:top w:w="60" w:type="dxa"/>
              <w:left w:w="120" w:type="dxa"/>
              <w:bottom w:w="30" w:type="dxa"/>
              <w:right w:w="120" w:type="dxa"/>
            </w:tcMar>
            <w:vAlign w:val="center"/>
          </w:tcPr>
          <w:p w14:paraId="7F6FA144"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hint="eastAsia"/>
                <w:sz w:val="22"/>
              </w:rPr>
              <w:t>较好</w:t>
            </w:r>
          </w:p>
        </w:tc>
      </w:tr>
      <w:tr w:rsidR="00527DAD" w:rsidRPr="0010005D" w14:paraId="76610C43" w14:textId="77777777" w:rsidTr="00C00EE5">
        <w:trPr>
          <w:jc w:val="center"/>
        </w:trPr>
        <w:tc>
          <w:tcPr>
            <w:tcW w:w="2301" w:type="dxa"/>
            <w:tcMar>
              <w:top w:w="60" w:type="dxa"/>
              <w:left w:w="120" w:type="dxa"/>
              <w:bottom w:w="30" w:type="dxa"/>
              <w:right w:w="120" w:type="dxa"/>
            </w:tcMar>
            <w:vAlign w:val="center"/>
          </w:tcPr>
          <w:p w14:paraId="79FF5D4E"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b/>
                <w:sz w:val="22"/>
              </w:rPr>
              <w:t>服务争议类</w:t>
            </w:r>
          </w:p>
        </w:tc>
        <w:tc>
          <w:tcPr>
            <w:tcW w:w="2017" w:type="dxa"/>
            <w:tcMar>
              <w:top w:w="60" w:type="dxa"/>
              <w:left w:w="120" w:type="dxa"/>
              <w:bottom w:w="30" w:type="dxa"/>
              <w:right w:w="120" w:type="dxa"/>
            </w:tcMar>
            <w:vAlign w:val="center"/>
          </w:tcPr>
          <w:p w14:paraId="54AB763E"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12</w:t>
            </w:r>
            <w:r w:rsidRPr="0010005D">
              <w:rPr>
                <w:rFonts w:ascii="Times New Roman" w:eastAsia="宋体" w:hAnsi="Times New Roman" w:cs="Arial"/>
                <w:sz w:val="22"/>
              </w:rPr>
              <w:t>小时内</w:t>
            </w:r>
          </w:p>
        </w:tc>
        <w:tc>
          <w:tcPr>
            <w:tcW w:w="2184" w:type="dxa"/>
            <w:tcMar>
              <w:top w:w="60" w:type="dxa"/>
              <w:left w:w="120" w:type="dxa"/>
              <w:bottom w:w="30" w:type="dxa"/>
              <w:right w:w="120" w:type="dxa"/>
            </w:tcMar>
            <w:vAlign w:val="center"/>
          </w:tcPr>
          <w:p w14:paraId="50E3FA92" w14:textId="77777777" w:rsidR="00527DAD" w:rsidRPr="0010005D" w:rsidRDefault="00527DAD" w:rsidP="00C00EE5">
            <w:pPr>
              <w:snapToGrid w:val="0"/>
              <w:spacing w:line="240" w:lineRule="auto"/>
              <w:ind w:firstLine="0"/>
              <w:rPr>
                <w:rFonts w:ascii="Times New Roman" w:eastAsia="宋体" w:hAnsi="Times New Roman"/>
                <w:sz w:val="22"/>
              </w:rPr>
            </w:pPr>
            <w:proofErr w:type="gramStart"/>
            <w:r w:rsidRPr="0010005D">
              <w:rPr>
                <w:rFonts w:ascii="Times New Roman" w:eastAsia="宋体" w:hAnsi="Times New Roman" w:cs="Arial"/>
                <w:sz w:val="22"/>
              </w:rPr>
              <w:t>微博</w:t>
            </w:r>
            <w:proofErr w:type="gramEnd"/>
            <w:r w:rsidRPr="0010005D">
              <w:rPr>
                <w:rFonts w:ascii="Times New Roman" w:eastAsia="宋体" w:hAnsi="Times New Roman" w:cs="Arial"/>
                <w:sz w:val="22"/>
              </w:rPr>
              <w:t>+12306</w:t>
            </w:r>
          </w:p>
        </w:tc>
        <w:tc>
          <w:tcPr>
            <w:tcW w:w="2019" w:type="dxa"/>
            <w:tcMar>
              <w:top w:w="60" w:type="dxa"/>
              <w:left w:w="120" w:type="dxa"/>
              <w:bottom w:w="30" w:type="dxa"/>
              <w:right w:w="120" w:type="dxa"/>
            </w:tcMar>
            <w:vAlign w:val="center"/>
          </w:tcPr>
          <w:p w14:paraId="551088E8"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一般</w:t>
            </w:r>
          </w:p>
        </w:tc>
      </w:tr>
      <w:tr w:rsidR="00527DAD" w:rsidRPr="0010005D" w14:paraId="6E80D208" w14:textId="77777777" w:rsidTr="00C00EE5">
        <w:trPr>
          <w:jc w:val="center"/>
        </w:trPr>
        <w:tc>
          <w:tcPr>
            <w:tcW w:w="2301" w:type="dxa"/>
            <w:tcMar>
              <w:top w:w="60" w:type="dxa"/>
              <w:left w:w="120" w:type="dxa"/>
              <w:bottom w:w="30" w:type="dxa"/>
              <w:right w:w="120" w:type="dxa"/>
            </w:tcMar>
            <w:vAlign w:val="center"/>
          </w:tcPr>
          <w:p w14:paraId="04205A55" w14:textId="77777777" w:rsidR="00527DAD" w:rsidRPr="0010005D" w:rsidRDefault="00527DAD" w:rsidP="00C00EE5">
            <w:pPr>
              <w:snapToGrid w:val="0"/>
              <w:spacing w:line="240" w:lineRule="auto"/>
              <w:ind w:firstLine="0"/>
              <w:rPr>
                <w:rFonts w:ascii="Times New Roman" w:eastAsia="宋体" w:hAnsi="Times New Roman"/>
                <w:sz w:val="22"/>
              </w:rPr>
            </w:pPr>
            <w:r w:rsidRPr="0010005D">
              <w:rPr>
                <w:rFonts w:ascii="Times New Roman" w:eastAsia="宋体" w:hAnsi="Times New Roman" w:cs="Arial"/>
                <w:b/>
                <w:sz w:val="22"/>
              </w:rPr>
              <w:t>天气</w:t>
            </w:r>
            <w:r w:rsidRPr="0010005D">
              <w:rPr>
                <w:rFonts w:ascii="Times New Roman" w:eastAsia="宋体" w:hAnsi="Times New Roman" w:cs="Arial"/>
                <w:b/>
                <w:sz w:val="22"/>
              </w:rPr>
              <w:t>/</w:t>
            </w:r>
            <w:r w:rsidRPr="0010005D">
              <w:rPr>
                <w:rFonts w:ascii="Times New Roman" w:eastAsia="宋体" w:hAnsi="Times New Roman" w:cs="Arial"/>
                <w:b/>
                <w:sz w:val="22"/>
              </w:rPr>
              <w:t>不可抗力</w:t>
            </w:r>
          </w:p>
        </w:tc>
        <w:tc>
          <w:tcPr>
            <w:tcW w:w="2017" w:type="dxa"/>
            <w:tcMar>
              <w:top w:w="60" w:type="dxa"/>
              <w:left w:w="120" w:type="dxa"/>
              <w:bottom w:w="30" w:type="dxa"/>
              <w:right w:w="120" w:type="dxa"/>
            </w:tcMar>
            <w:vAlign w:val="center"/>
          </w:tcPr>
          <w:p w14:paraId="6836293F"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6</w:t>
            </w:r>
            <w:r w:rsidRPr="0010005D">
              <w:rPr>
                <w:rFonts w:ascii="Times New Roman" w:eastAsia="宋体" w:hAnsi="Times New Roman" w:cs="Arial"/>
                <w:sz w:val="22"/>
              </w:rPr>
              <w:t>小时内</w:t>
            </w:r>
          </w:p>
        </w:tc>
        <w:tc>
          <w:tcPr>
            <w:tcW w:w="2184" w:type="dxa"/>
            <w:tcMar>
              <w:top w:w="60" w:type="dxa"/>
              <w:left w:w="120" w:type="dxa"/>
              <w:bottom w:w="30" w:type="dxa"/>
              <w:right w:w="120" w:type="dxa"/>
            </w:tcMar>
            <w:vAlign w:val="center"/>
          </w:tcPr>
          <w:p w14:paraId="00D942D6" w14:textId="77777777" w:rsidR="00527DAD" w:rsidRPr="0010005D" w:rsidRDefault="00527DAD" w:rsidP="00C00EE5">
            <w:pPr>
              <w:snapToGrid w:val="0"/>
              <w:spacing w:line="240" w:lineRule="auto"/>
              <w:ind w:firstLine="0"/>
              <w:rPr>
                <w:rFonts w:ascii="Times New Roman" w:eastAsia="宋体" w:hAnsi="Times New Roman"/>
                <w:sz w:val="22"/>
              </w:rPr>
            </w:pPr>
            <w:proofErr w:type="gramStart"/>
            <w:r w:rsidRPr="0010005D">
              <w:rPr>
                <w:rFonts w:ascii="Times New Roman" w:eastAsia="宋体" w:hAnsi="Times New Roman" w:cs="Arial"/>
                <w:sz w:val="22"/>
              </w:rPr>
              <w:t>微博</w:t>
            </w:r>
            <w:proofErr w:type="gramEnd"/>
            <w:r w:rsidRPr="0010005D">
              <w:rPr>
                <w:rFonts w:ascii="Times New Roman" w:eastAsia="宋体" w:hAnsi="Times New Roman" w:cs="Arial"/>
                <w:sz w:val="22"/>
              </w:rPr>
              <w:t>+</w:t>
            </w:r>
            <w:r w:rsidRPr="0010005D">
              <w:rPr>
                <w:rFonts w:ascii="Times New Roman" w:eastAsia="宋体" w:hAnsi="Times New Roman" w:cs="Arial"/>
                <w:sz w:val="22"/>
              </w:rPr>
              <w:t>公众号</w:t>
            </w:r>
          </w:p>
        </w:tc>
        <w:tc>
          <w:tcPr>
            <w:tcW w:w="2019" w:type="dxa"/>
            <w:tcMar>
              <w:top w:w="60" w:type="dxa"/>
              <w:left w:w="120" w:type="dxa"/>
              <w:bottom w:w="30" w:type="dxa"/>
              <w:right w:w="120" w:type="dxa"/>
            </w:tcMar>
            <w:vAlign w:val="center"/>
          </w:tcPr>
          <w:p w14:paraId="29E5C344" w14:textId="77777777" w:rsidR="00527DAD" w:rsidRPr="0010005D" w:rsidRDefault="00527DAD" w:rsidP="00C00EE5">
            <w:pPr>
              <w:snapToGrid w:val="0"/>
              <w:spacing w:line="240" w:lineRule="auto"/>
              <w:ind w:firstLine="0"/>
              <w:jc w:val="center"/>
              <w:rPr>
                <w:rFonts w:ascii="Times New Roman" w:eastAsia="宋体" w:hAnsi="Times New Roman"/>
                <w:sz w:val="22"/>
              </w:rPr>
            </w:pPr>
            <w:r w:rsidRPr="0010005D">
              <w:rPr>
                <w:rFonts w:ascii="Times New Roman" w:eastAsia="宋体" w:hAnsi="Times New Roman" w:cs="Arial"/>
                <w:sz w:val="22"/>
              </w:rPr>
              <w:t>较好</w:t>
            </w:r>
          </w:p>
        </w:tc>
      </w:tr>
    </w:tbl>
    <w:p w14:paraId="5F066970" w14:textId="77777777" w:rsidR="00527DAD" w:rsidRPr="0010005D" w:rsidRDefault="00527DAD" w:rsidP="00527DAD">
      <w:pPr>
        <w:spacing w:line="360" w:lineRule="auto"/>
        <w:ind w:firstLineChars="200" w:firstLine="482"/>
        <w:rPr>
          <w:rFonts w:ascii="Times New Roman" w:eastAsia="宋体" w:hAnsi="Times New Roman"/>
          <w:b/>
          <w:bCs/>
        </w:rPr>
      </w:pPr>
      <w:r w:rsidRPr="0010005D">
        <w:rPr>
          <w:rFonts w:ascii="Times New Roman" w:eastAsia="宋体" w:hAnsi="Times New Roman" w:hint="eastAsia"/>
          <w:b/>
          <w:bCs/>
        </w:rPr>
        <w:t>舆情回应多因素与效果评判分析</w:t>
      </w:r>
    </w:p>
    <w:p w14:paraId="1407DEE8"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本报告对回应内容、时效等与处置效果进行了回归分析发现，定责模糊度</w:t>
      </w:r>
      <w:r w:rsidRPr="0010005D">
        <w:rPr>
          <w:rFonts w:ascii="Times New Roman" w:eastAsia="宋体" w:hAnsi="Times New Roman" w:cs="仿宋_GB2312" w:hint="eastAsia"/>
          <w:bCs/>
        </w:rPr>
        <w:lastRenderedPageBreak/>
        <w:t>（</w:t>
      </w:r>
      <w:r w:rsidRPr="0010005D">
        <w:rPr>
          <w:rFonts w:ascii="Times New Roman" w:eastAsia="宋体" w:hAnsi="Times New Roman" w:cs="仿宋_GB2312" w:hint="eastAsia"/>
          <w:bCs/>
        </w:rPr>
        <w:t>R</w:t>
      </w:r>
      <w:r w:rsidRPr="0010005D">
        <w:rPr>
          <w:rFonts w:ascii="Times New Roman" w:eastAsia="宋体" w:hAnsi="Times New Roman" w:cs="仿宋_GB2312" w:hint="eastAsia"/>
          <w:bCs/>
        </w:rPr>
        <w:t>²</w:t>
      </w:r>
      <w:r w:rsidRPr="0010005D">
        <w:rPr>
          <w:rFonts w:ascii="Times New Roman" w:eastAsia="宋体" w:hAnsi="Times New Roman" w:cs="仿宋_GB2312" w:hint="eastAsia"/>
          <w:bCs/>
        </w:rPr>
        <w:t>=0.81</w:t>
      </w:r>
      <w:r w:rsidRPr="0010005D">
        <w:rPr>
          <w:rFonts w:ascii="Times New Roman" w:eastAsia="宋体" w:hAnsi="Times New Roman" w:cs="仿宋_GB2312" w:hint="eastAsia"/>
          <w:bCs/>
        </w:rPr>
        <w:t>）和首回应时间超过</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w:t>
      </w:r>
      <w:r w:rsidRPr="0010005D">
        <w:rPr>
          <w:rFonts w:ascii="Times New Roman" w:eastAsia="宋体" w:hAnsi="Times New Roman" w:cs="仿宋_GB2312" w:hint="eastAsia"/>
          <w:bCs/>
        </w:rPr>
        <w:t>R</w:t>
      </w:r>
      <w:r w:rsidRPr="0010005D">
        <w:rPr>
          <w:rFonts w:ascii="Times New Roman" w:eastAsia="宋体" w:hAnsi="Times New Roman" w:cs="仿宋_GB2312" w:hint="eastAsia"/>
          <w:bCs/>
        </w:rPr>
        <w:t>²</w:t>
      </w:r>
      <w:r w:rsidRPr="0010005D">
        <w:rPr>
          <w:rFonts w:ascii="Times New Roman" w:eastAsia="宋体" w:hAnsi="Times New Roman" w:cs="仿宋_GB2312" w:hint="eastAsia"/>
          <w:bCs/>
        </w:rPr>
        <w:t>=0.76</w:t>
      </w:r>
      <w:r w:rsidRPr="0010005D">
        <w:rPr>
          <w:rFonts w:ascii="Times New Roman" w:eastAsia="宋体" w:hAnsi="Times New Roman" w:cs="仿宋_GB2312" w:hint="eastAsia"/>
          <w:bCs/>
        </w:rPr>
        <w:t>）是交通行业舆情处置失效的首要驱动因素，两者合计解释超过</w:t>
      </w:r>
      <w:r w:rsidRPr="0010005D">
        <w:rPr>
          <w:rFonts w:ascii="Times New Roman" w:eastAsia="宋体" w:hAnsi="Times New Roman" w:cs="仿宋_GB2312" w:hint="eastAsia"/>
          <w:bCs/>
        </w:rPr>
        <w:t>80%</w:t>
      </w:r>
      <w:r w:rsidRPr="0010005D">
        <w:rPr>
          <w:rFonts w:ascii="Times New Roman" w:eastAsia="宋体" w:hAnsi="Times New Roman" w:cs="仿宋_GB2312" w:hint="eastAsia"/>
          <w:bCs/>
        </w:rPr>
        <w:t>的负面舆情升级方差（</w:t>
      </w:r>
      <w:r w:rsidRPr="0010005D">
        <w:rPr>
          <w:rFonts w:ascii="Times New Roman" w:eastAsia="宋体" w:hAnsi="Times New Roman" w:cs="仿宋_GB2312" w:hint="eastAsia"/>
          <w:bCs/>
        </w:rPr>
        <w:t>variance</w:t>
      </w:r>
      <w:r w:rsidRPr="0010005D">
        <w:rPr>
          <w:rFonts w:ascii="Times New Roman" w:eastAsia="宋体" w:hAnsi="Times New Roman" w:cs="仿宋_GB2312" w:hint="eastAsia"/>
          <w:bCs/>
        </w:rPr>
        <w:t>）。情感表达缺失（</w:t>
      </w:r>
      <w:r w:rsidRPr="0010005D">
        <w:rPr>
          <w:rFonts w:ascii="Times New Roman" w:eastAsia="宋体" w:hAnsi="Times New Roman" w:cs="仿宋_GB2312" w:hint="eastAsia"/>
          <w:bCs/>
        </w:rPr>
        <w:t>R</w:t>
      </w:r>
      <w:r w:rsidRPr="0010005D">
        <w:rPr>
          <w:rFonts w:ascii="Times New Roman" w:eastAsia="宋体" w:hAnsi="Times New Roman" w:cs="仿宋_GB2312" w:hint="eastAsia"/>
          <w:bCs/>
        </w:rPr>
        <w:t>²</w:t>
      </w:r>
      <w:r w:rsidRPr="0010005D">
        <w:rPr>
          <w:rFonts w:ascii="Times New Roman" w:eastAsia="宋体" w:hAnsi="Times New Roman" w:cs="仿宋_GB2312" w:hint="eastAsia"/>
          <w:bCs/>
        </w:rPr>
        <w:t>=0.68</w:t>
      </w:r>
      <w:r w:rsidRPr="0010005D">
        <w:rPr>
          <w:rFonts w:ascii="Times New Roman" w:eastAsia="宋体" w:hAnsi="Times New Roman" w:cs="仿宋_GB2312" w:hint="eastAsia"/>
          <w:bCs/>
        </w:rPr>
        <w:t>）和整改措施不可验证（</w:t>
      </w:r>
      <w:r w:rsidRPr="0010005D">
        <w:rPr>
          <w:rFonts w:ascii="Times New Roman" w:eastAsia="宋体" w:hAnsi="Times New Roman" w:cs="仿宋_GB2312" w:hint="eastAsia"/>
          <w:bCs/>
        </w:rPr>
        <w:t>R</w:t>
      </w:r>
      <w:r w:rsidRPr="0010005D">
        <w:rPr>
          <w:rFonts w:ascii="Times New Roman" w:eastAsia="宋体" w:hAnsi="Times New Roman" w:cs="仿宋_GB2312" w:hint="eastAsia"/>
          <w:bCs/>
        </w:rPr>
        <w:t>²</w:t>
      </w:r>
      <w:r w:rsidRPr="0010005D">
        <w:rPr>
          <w:rFonts w:ascii="Times New Roman" w:eastAsia="宋体" w:hAnsi="Times New Roman" w:cs="仿宋_GB2312" w:hint="eastAsia"/>
          <w:bCs/>
        </w:rPr>
        <w:t>=0.63</w:t>
      </w:r>
      <w:r w:rsidRPr="0010005D">
        <w:rPr>
          <w:rFonts w:ascii="Times New Roman" w:eastAsia="宋体" w:hAnsi="Times New Roman" w:cs="仿宋_GB2312" w:hint="eastAsia"/>
          <w:bCs/>
        </w:rPr>
        <w:t>）构成次级触发因素，而数据矛盾（</w:t>
      </w:r>
      <w:r w:rsidRPr="0010005D">
        <w:rPr>
          <w:rFonts w:ascii="Times New Roman" w:eastAsia="宋体" w:hAnsi="Times New Roman" w:cs="仿宋_GB2312" w:hint="eastAsia"/>
          <w:bCs/>
        </w:rPr>
        <w:t>R</w:t>
      </w:r>
      <w:r w:rsidRPr="0010005D">
        <w:rPr>
          <w:rFonts w:ascii="Times New Roman" w:eastAsia="宋体" w:hAnsi="Times New Roman" w:cs="仿宋_GB2312" w:hint="eastAsia"/>
          <w:bCs/>
        </w:rPr>
        <w:t>²</w:t>
      </w:r>
      <w:r w:rsidRPr="0010005D">
        <w:rPr>
          <w:rFonts w:ascii="Times New Roman" w:eastAsia="宋体" w:hAnsi="Times New Roman" w:cs="仿宋_GB2312" w:hint="eastAsia"/>
          <w:bCs/>
        </w:rPr>
        <w:t>=0.59</w:t>
      </w:r>
      <w:r w:rsidRPr="0010005D">
        <w:rPr>
          <w:rFonts w:ascii="Times New Roman" w:eastAsia="宋体" w:hAnsi="Times New Roman" w:cs="仿宋_GB2312" w:hint="eastAsia"/>
          <w:bCs/>
        </w:rPr>
        <w:t>）更多作为辅助放大器存在。</w:t>
      </w:r>
    </w:p>
    <w:p w14:paraId="0CFF2F5E"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表</w:t>
      </w:r>
      <w:r w:rsidRPr="0010005D">
        <w:rPr>
          <w:rFonts w:ascii="Times New Roman" w:eastAsia="宋体" w:hAnsi="Times New Roman" w:cs="仿宋_GB2312" w:hint="eastAsia"/>
          <w:bCs/>
        </w:rPr>
        <w:t>25</w:t>
      </w:r>
      <w:r w:rsidRPr="0010005D">
        <w:rPr>
          <w:rFonts w:ascii="Times New Roman" w:eastAsia="宋体" w:hAnsi="Times New Roman" w:cs="仿宋_GB2312" w:hint="eastAsia"/>
          <w:bCs/>
        </w:rPr>
        <w:t>：回应多因素与效果相关系数分析</w:t>
      </w:r>
    </w:p>
    <w:tbl>
      <w:tblPr>
        <w:tblW w:w="8521" w:type="dxa"/>
        <w:jc w:val="center"/>
        <w:tblBorders>
          <w:top w:val="single" w:sz="12" w:space="0" w:color="000000"/>
          <w:bottom w:val="single" w:sz="6" w:space="0" w:color="000000"/>
        </w:tblBorders>
        <w:tblCellMar>
          <w:left w:w="0" w:type="dxa"/>
          <w:right w:w="0" w:type="dxa"/>
        </w:tblCellMar>
        <w:tblLook w:val="04A0" w:firstRow="1" w:lastRow="0" w:firstColumn="1" w:lastColumn="0" w:noHBand="0" w:noVBand="1"/>
      </w:tblPr>
      <w:tblGrid>
        <w:gridCol w:w="3585"/>
        <w:gridCol w:w="2558"/>
        <w:gridCol w:w="2378"/>
      </w:tblGrid>
      <w:tr w:rsidR="00527DAD" w:rsidRPr="0010005D" w14:paraId="407A5BCB" w14:textId="77777777" w:rsidTr="00C00EE5">
        <w:trPr>
          <w:jc w:val="center"/>
        </w:trPr>
        <w:tc>
          <w:tcPr>
            <w:tcW w:w="3585" w:type="dxa"/>
            <w:tcBorders>
              <w:top w:val="single" w:sz="12" w:space="0" w:color="000000"/>
              <w:bottom w:val="single" w:sz="12" w:space="0" w:color="000000"/>
            </w:tcBorders>
            <w:shd w:val="clear" w:color="auto" w:fill="FFFFFF"/>
            <w:tcMar>
              <w:top w:w="120" w:type="dxa"/>
              <w:left w:w="144" w:type="dxa"/>
              <w:bottom w:w="120" w:type="dxa"/>
              <w:right w:w="144" w:type="dxa"/>
            </w:tcMar>
            <w:vAlign w:val="center"/>
          </w:tcPr>
          <w:p w14:paraId="34C8EEC2"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变量</w:t>
            </w:r>
            <w:r w:rsidRPr="0010005D">
              <w:rPr>
                <w:rFonts w:ascii="Times New Roman" w:eastAsia="宋体" w:hAnsi="Times New Roman" w:cs="Times New Roman"/>
                <w:b/>
                <w:color w:val="000000"/>
                <w:sz w:val="22"/>
              </w:rPr>
              <w:t>​​</w:t>
            </w:r>
          </w:p>
        </w:tc>
        <w:tc>
          <w:tcPr>
            <w:tcW w:w="2558" w:type="dxa"/>
            <w:tcBorders>
              <w:top w:val="single" w:sz="12" w:space="0" w:color="000000"/>
              <w:bottom w:val="single" w:sz="12" w:space="0" w:color="000000"/>
            </w:tcBorders>
            <w:shd w:val="clear" w:color="auto" w:fill="FFFFFF"/>
            <w:tcMar>
              <w:top w:w="120" w:type="dxa"/>
              <w:left w:w="144" w:type="dxa"/>
              <w:bottom w:w="120" w:type="dxa"/>
              <w:right w:w="144" w:type="dxa"/>
            </w:tcMar>
            <w:vAlign w:val="center"/>
          </w:tcPr>
          <w:p w14:paraId="1B7C5881"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相关系数</w:t>
            </w:r>
            <w:r w:rsidRPr="0010005D">
              <w:rPr>
                <w:rFonts w:ascii="Times New Roman" w:eastAsia="宋体" w:hAnsi="Times New Roman" w:cs="Times New Roman"/>
                <w:color w:val="000000"/>
                <w:sz w:val="22"/>
              </w:rPr>
              <w:t>(R²)</w:t>
            </w:r>
          </w:p>
        </w:tc>
        <w:tc>
          <w:tcPr>
            <w:tcW w:w="2378" w:type="dxa"/>
            <w:tcBorders>
              <w:top w:val="single" w:sz="12" w:space="0" w:color="000000"/>
              <w:bottom w:val="single" w:sz="12" w:space="0" w:color="000000"/>
            </w:tcBorders>
            <w:shd w:val="clear" w:color="auto" w:fill="FFFFFF"/>
            <w:tcMar>
              <w:top w:w="120" w:type="dxa"/>
              <w:left w:w="144" w:type="dxa"/>
              <w:bottom w:w="120" w:type="dxa"/>
              <w:right w:w="144" w:type="dxa"/>
            </w:tcMar>
            <w:vAlign w:val="center"/>
          </w:tcPr>
          <w:p w14:paraId="0C5C000B"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影响力排名</w:t>
            </w:r>
          </w:p>
        </w:tc>
      </w:tr>
      <w:tr w:rsidR="00527DAD" w:rsidRPr="0010005D" w14:paraId="0F511DED" w14:textId="77777777" w:rsidTr="00C00EE5">
        <w:trPr>
          <w:jc w:val="center"/>
        </w:trPr>
        <w:tc>
          <w:tcPr>
            <w:tcW w:w="3585" w:type="dxa"/>
            <w:tcBorders>
              <w:top w:val="single" w:sz="12" w:space="0" w:color="000000"/>
            </w:tcBorders>
            <w:shd w:val="clear" w:color="auto" w:fill="FFFFFF"/>
            <w:tcMar>
              <w:top w:w="120" w:type="dxa"/>
              <w:left w:w="144" w:type="dxa"/>
              <w:bottom w:w="120" w:type="dxa"/>
              <w:right w:w="144" w:type="dxa"/>
            </w:tcMar>
            <w:vAlign w:val="center"/>
          </w:tcPr>
          <w:p w14:paraId="3120649F"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定责模糊度</w:t>
            </w:r>
          </w:p>
        </w:tc>
        <w:tc>
          <w:tcPr>
            <w:tcW w:w="2558" w:type="dxa"/>
            <w:tcBorders>
              <w:top w:val="single" w:sz="12" w:space="0" w:color="000000"/>
            </w:tcBorders>
            <w:shd w:val="clear" w:color="auto" w:fill="FFFFFF"/>
            <w:tcMar>
              <w:top w:w="120" w:type="dxa"/>
              <w:left w:w="144" w:type="dxa"/>
              <w:bottom w:w="120" w:type="dxa"/>
              <w:right w:w="144" w:type="dxa"/>
            </w:tcMar>
            <w:vAlign w:val="center"/>
          </w:tcPr>
          <w:p w14:paraId="42C0F47D"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0.81</w:t>
            </w:r>
          </w:p>
        </w:tc>
        <w:tc>
          <w:tcPr>
            <w:tcW w:w="2378" w:type="dxa"/>
            <w:tcBorders>
              <w:top w:val="single" w:sz="12" w:space="0" w:color="000000"/>
            </w:tcBorders>
            <w:shd w:val="clear" w:color="auto" w:fill="FFFFFF"/>
            <w:tcMar>
              <w:top w:w="120" w:type="dxa"/>
              <w:left w:w="144" w:type="dxa"/>
              <w:bottom w:w="120" w:type="dxa"/>
              <w:right w:w="144" w:type="dxa"/>
            </w:tcMar>
            <w:vAlign w:val="center"/>
          </w:tcPr>
          <w:p w14:paraId="7F70393F"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1</w:t>
            </w:r>
          </w:p>
        </w:tc>
      </w:tr>
      <w:tr w:rsidR="00527DAD" w:rsidRPr="0010005D" w14:paraId="726495A8" w14:textId="77777777" w:rsidTr="00C00EE5">
        <w:trPr>
          <w:jc w:val="center"/>
        </w:trPr>
        <w:tc>
          <w:tcPr>
            <w:tcW w:w="3585" w:type="dxa"/>
            <w:shd w:val="clear" w:color="auto" w:fill="FFFFFF"/>
            <w:tcMar>
              <w:top w:w="120" w:type="dxa"/>
              <w:left w:w="144" w:type="dxa"/>
              <w:bottom w:w="120" w:type="dxa"/>
              <w:right w:w="144" w:type="dxa"/>
            </w:tcMar>
            <w:vAlign w:val="center"/>
          </w:tcPr>
          <w:p w14:paraId="35F5C046"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首回应时间＞</w:t>
            </w:r>
            <w:r w:rsidRPr="0010005D">
              <w:rPr>
                <w:rFonts w:ascii="Times New Roman" w:eastAsia="宋体" w:hAnsi="Times New Roman" w:cs="Times New Roman"/>
                <w:b/>
                <w:color w:val="000000"/>
                <w:sz w:val="22"/>
              </w:rPr>
              <w:t>24</w:t>
            </w:r>
            <w:r w:rsidRPr="0010005D">
              <w:rPr>
                <w:rFonts w:ascii="Times New Roman" w:eastAsia="宋体" w:hAnsi="Times New Roman" w:cs="Times New Roman"/>
                <w:b/>
                <w:color w:val="000000"/>
                <w:sz w:val="22"/>
              </w:rPr>
              <w:t>小时</w:t>
            </w:r>
          </w:p>
        </w:tc>
        <w:tc>
          <w:tcPr>
            <w:tcW w:w="2558" w:type="dxa"/>
            <w:shd w:val="clear" w:color="auto" w:fill="FFFFFF"/>
            <w:tcMar>
              <w:top w:w="120" w:type="dxa"/>
              <w:left w:w="144" w:type="dxa"/>
              <w:bottom w:w="120" w:type="dxa"/>
              <w:right w:w="144" w:type="dxa"/>
            </w:tcMar>
            <w:vAlign w:val="center"/>
          </w:tcPr>
          <w:p w14:paraId="2FDE1998"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0.76</w:t>
            </w:r>
          </w:p>
        </w:tc>
        <w:tc>
          <w:tcPr>
            <w:tcW w:w="2378" w:type="dxa"/>
            <w:shd w:val="clear" w:color="auto" w:fill="FFFFFF"/>
            <w:tcMar>
              <w:top w:w="120" w:type="dxa"/>
              <w:left w:w="144" w:type="dxa"/>
              <w:bottom w:w="120" w:type="dxa"/>
              <w:right w:w="144" w:type="dxa"/>
            </w:tcMar>
            <w:vAlign w:val="center"/>
          </w:tcPr>
          <w:p w14:paraId="76889FBA"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2</w:t>
            </w:r>
          </w:p>
        </w:tc>
      </w:tr>
      <w:tr w:rsidR="00527DAD" w:rsidRPr="0010005D" w14:paraId="340E0CAA" w14:textId="77777777" w:rsidTr="00C00EE5">
        <w:trPr>
          <w:jc w:val="center"/>
        </w:trPr>
        <w:tc>
          <w:tcPr>
            <w:tcW w:w="3585" w:type="dxa"/>
            <w:shd w:val="clear" w:color="auto" w:fill="FFFFFF"/>
            <w:tcMar>
              <w:top w:w="120" w:type="dxa"/>
              <w:left w:w="144" w:type="dxa"/>
              <w:bottom w:w="120" w:type="dxa"/>
              <w:right w:w="144" w:type="dxa"/>
            </w:tcMar>
            <w:vAlign w:val="center"/>
          </w:tcPr>
          <w:p w14:paraId="17CE4E3D"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情感表达缺失</w:t>
            </w:r>
          </w:p>
        </w:tc>
        <w:tc>
          <w:tcPr>
            <w:tcW w:w="2558" w:type="dxa"/>
            <w:shd w:val="clear" w:color="auto" w:fill="FFFFFF"/>
            <w:tcMar>
              <w:top w:w="120" w:type="dxa"/>
              <w:left w:w="144" w:type="dxa"/>
              <w:bottom w:w="120" w:type="dxa"/>
              <w:right w:w="144" w:type="dxa"/>
            </w:tcMar>
            <w:vAlign w:val="center"/>
          </w:tcPr>
          <w:p w14:paraId="609C258B"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0.68</w:t>
            </w:r>
          </w:p>
        </w:tc>
        <w:tc>
          <w:tcPr>
            <w:tcW w:w="2378" w:type="dxa"/>
            <w:shd w:val="clear" w:color="auto" w:fill="FFFFFF"/>
            <w:tcMar>
              <w:top w:w="120" w:type="dxa"/>
              <w:left w:w="144" w:type="dxa"/>
              <w:bottom w:w="120" w:type="dxa"/>
              <w:right w:w="144" w:type="dxa"/>
            </w:tcMar>
            <w:vAlign w:val="center"/>
          </w:tcPr>
          <w:p w14:paraId="615925DA"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3</w:t>
            </w:r>
          </w:p>
        </w:tc>
      </w:tr>
      <w:tr w:rsidR="00527DAD" w:rsidRPr="0010005D" w14:paraId="2D15DC7C" w14:textId="77777777" w:rsidTr="00C00EE5">
        <w:trPr>
          <w:jc w:val="center"/>
        </w:trPr>
        <w:tc>
          <w:tcPr>
            <w:tcW w:w="3585" w:type="dxa"/>
            <w:shd w:val="clear" w:color="auto" w:fill="FFFFFF"/>
            <w:tcMar>
              <w:top w:w="120" w:type="dxa"/>
              <w:left w:w="144" w:type="dxa"/>
              <w:bottom w:w="120" w:type="dxa"/>
              <w:right w:w="144" w:type="dxa"/>
            </w:tcMar>
            <w:vAlign w:val="center"/>
          </w:tcPr>
          <w:p w14:paraId="1A08A1E3"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整改措施不可验证</w:t>
            </w:r>
          </w:p>
        </w:tc>
        <w:tc>
          <w:tcPr>
            <w:tcW w:w="2558" w:type="dxa"/>
            <w:shd w:val="clear" w:color="auto" w:fill="FFFFFF"/>
            <w:tcMar>
              <w:top w:w="120" w:type="dxa"/>
              <w:left w:w="144" w:type="dxa"/>
              <w:bottom w:w="120" w:type="dxa"/>
              <w:right w:w="144" w:type="dxa"/>
            </w:tcMar>
            <w:vAlign w:val="center"/>
          </w:tcPr>
          <w:p w14:paraId="583749EB"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0.63</w:t>
            </w:r>
          </w:p>
        </w:tc>
        <w:tc>
          <w:tcPr>
            <w:tcW w:w="2378" w:type="dxa"/>
            <w:shd w:val="clear" w:color="auto" w:fill="FFFFFF"/>
            <w:tcMar>
              <w:top w:w="120" w:type="dxa"/>
              <w:left w:w="144" w:type="dxa"/>
              <w:bottom w:w="120" w:type="dxa"/>
              <w:right w:w="144" w:type="dxa"/>
            </w:tcMar>
            <w:vAlign w:val="center"/>
          </w:tcPr>
          <w:p w14:paraId="5C1BAF03"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4</w:t>
            </w:r>
          </w:p>
        </w:tc>
      </w:tr>
      <w:tr w:rsidR="00527DAD" w:rsidRPr="0010005D" w14:paraId="50222F07" w14:textId="77777777" w:rsidTr="00C00EE5">
        <w:trPr>
          <w:jc w:val="center"/>
        </w:trPr>
        <w:tc>
          <w:tcPr>
            <w:tcW w:w="3585" w:type="dxa"/>
            <w:shd w:val="clear" w:color="auto" w:fill="FFFFFF"/>
            <w:tcMar>
              <w:top w:w="120" w:type="dxa"/>
              <w:left w:w="144" w:type="dxa"/>
              <w:bottom w:w="120" w:type="dxa"/>
              <w:right w:w="144" w:type="dxa"/>
            </w:tcMar>
            <w:vAlign w:val="center"/>
          </w:tcPr>
          <w:p w14:paraId="3AB84515" w14:textId="77777777" w:rsidR="00527DAD" w:rsidRPr="0010005D" w:rsidRDefault="00527DAD" w:rsidP="00C00EE5">
            <w:pPr>
              <w:snapToGrid w:val="0"/>
              <w:spacing w:line="360" w:lineRule="auto"/>
              <w:ind w:firstLineChars="200" w:firstLine="442"/>
              <w:rPr>
                <w:rFonts w:ascii="Times New Roman" w:eastAsia="宋体" w:hAnsi="Times New Roman"/>
                <w:b/>
              </w:rPr>
            </w:pPr>
            <w:r w:rsidRPr="0010005D">
              <w:rPr>
                <w:rFonts w:ascii="Times New Roman" w:eastAsia="宋体" w:hAnsi="Times New Roman" w:cs="Times New Roman"/>
                <w:b/>
                <w:color w:val="000000"/>
                <w:sz w:val="22"/>
              </w:rPr>
              <w:t>数据矛盾</w:t>
            </w:r>
          </w:p>
        </w:tc>
        <w:tc>
          <w:tcPr>
            <w:tcW w:w="2558" w:type="dxa"/>
            <w:shd w:val="clear" w:color="auto" w:fill="FFFFFF"/>
            <w:tcMar>
              <w:top w:w="120" w:type="dxa"/>
              <w:left w:w="144" w:type="dxa"/>
              <w:bottom w:w="120" w:type="dxa"/>
              <w:right w:w="144" w:type="dxa"/>
            </w:tcMar>
            <w:vAlign w:val="center"/>
          </w:tcPr>
          <w:p w14:paraId="4A3F0DC5"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0.59</w:t>
            </w:r>
          </w:p>
        </w:tc>
        <w:tc>
          <w:tcPr>
            <w:tcW w:w="2378" w:type="dxa"/>
            <w:shd w:val="clear" w:color="auto" w:fill="FFFFFF"/>
            <w:tcMar>
              <w:top w:w="120" w:type="dxa"/>
              <w:left w:w="144" w:type="dxa"/>
              <w:bottom w:w="120" w:type="dxa"/>
              <w:right w:w="144" w:type="dxa"/>
            </w:tcMar>
            <w:vAlign w:val="center"/>
          </w:tcPr>
          <w:p w14:paraId="700021EB" w14:textId="77777777" w:rsidR="00527DAD" w:rsidRPr="0010005D" w:rsidRDefault="00527DAD" w:rsidP="00C00EE5">
            <w:pPr>
              <w:snapToGrid w:val="0"/>
              <w:spacing w:line="360" w:lineRule="auto"/>
              <w:ind w:firstLineChars="200" w:firstLine="440"/>
              <w:rPr>
                <w:rFonts w:ascii="Times New Roman" w:eastAsia="宋体" w:hAnsi="Times New Roman"/>
                <w:sz w:val="22"/>
              </w:rPr>
            </w:pPr>
            <w:r w:rsidRPr="0010005D">
              <w:rPr>
                <w:rFonts w:ascii="Times New Roman" w:eastAsia="宋体" w:hAnsi="Times New Roman" w:cs="Times New Roman"/>
                <w:color w:val="000000"/>
                <w:sz w:val="22"/>
              </w:rPr>
              <w:t>5</w:t>
            </w:r>
          </w:p>
        </w:tc>
      </w:tr>
    </w:tbl>
    <w:p w14:paraId="4A7306B8" w14:textId="77777777" w:rsidR="00527DAD" w:rsidRPr="0010005D" w:rsidRDefault="00527DAD" w:rsidP="00527DAD">
      <w:pPr>
        <w:spacing w:line="360" w:lineRule="auto"/>
        <w:ind w:firstLineChars="200" w:firstLine="480"/>
        <w:rPr>
          <w:rFonts w:ascii="Times New Roman" w:eastAsia="宋体" w:hAnsi="Times New Roman" w:cs="仿宋_GB2312"/>
          <w:bCs/>
        </w:rPr>
      </w:pPr>
    </w:p>
    <w:p w14:paraId="39D59F41"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交通事件涉及多责任主体（运营方、监管方、第三</w:t>
      </w:r>
      <w:proofErr w:type="gramStart"/>
      <w:r w:rsidRPr="0010005D">
        <w:rPr>
          <w:rFonts w:ascii="Times New Roman" w:eastAsia="宋体" w:hAnsi="Times New Roman" w:cs="仿宋_GB2312" w:hint="eastAsia"/>
          <w:bCs/>
        </w:rPr>
        <w:t>方服务</w:t>
      </w:r>
      <w:proofErr w:type="gramEnd"/>
      <w:r w:rsidRPr="0010005D">
        <w:rPr>
          <w:rFonts w:ascii="Times New Roman" w:eastAsia="宋体" w:hAnsi="Times New Roman" w:cs="仿宋_GB2312" w:hint="eastAsia"/>
          <w:bCs/>
        </w:rPr>
        <w:t>商），模糊表述触发公众</w:t>
      </w:r>
      <w:r w:rsidRPr="0010005D">
        <w:rPr>
          <w:rFonts w:ascii="Times New Roman" w:eastAsia="宋体" w:hAnsi="Times New Roman" w:cs="仿宋_GB2312" w:hint="eastAsia"/>
          <w:bCs/>
        </w:rPr>
        <w:t>"</w:t>
      </w:r>
      <w:proofErr w:type="gramStart"/>
      <w:r w:rsidRPr="0010005D">
        <w:rPr>
          <w:rFonts w:ascii="Times New Roman" w:eastAsia="宋体" w:hAnsi="Times New Roman" w:cs="仿宋_GB2312" w:hint="eastAsia"/>
          <w:bCs/>
        </w:rPr>
        <w:t>甩锅</w:t>
      </w:r>
      <w:proofErr w:type="gramEnd"/>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认知框架。例如</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设备故障</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未明确归属时，网民会默认存在系统性隐瞒。交通行业存在黄金</w:t>
      </w:r>
      <w:r w:rsidRPr="0010005D">
        <w:rPr>
          <w:rFonts w:ascii="Times New Roman" w:eastAsia="宋体" w:hAnsi="Times New Roman" w:cs="仿宋_GB2312" w:hint="eastAsia"/>
          <w:bCs/>
        </w:rPr>
        <w:t>4</w:t>
      </w:r>
      <w:r w:rsidRPr="0010005D">
        <w:rPr>
          <w:rFonts w:ascii="Times New Roman" w:eastAsia="宋体" w:hAnsi="Times New Roman" w:cs="仿宋_GB2312" w:hint="eastAsia"/>
          <w:bCs/>
        </w:rPr>
        <w:t>小时阈值，超过</w:t>
      </w:r>
      <w:r w:rsidRPr="0010005D">
        <w:rPr>
          <w:rFonts w:ascii="Times New Roman" w:eastAsia="宋体" w:hAnsi="Times New Roman" w:cs="仿宋_GB2312" w:hint="eastAsia"/>
          <w:bCs/>
        </w:rPr>
        <w:t>24</w:t>
      </w:r>
      <w:r w:rsidRPr="0010005D">
        <w:rPr>
          <w:rFonts w:ascii="Times New Roman" w:eastAsia="宋体" w:hAnsi="Times New Roman" w:cs="仿宋_GB2312" w:hint="eastAsia"/>
          <w:bCs/>
        </w:rPr>
        <w:t>小时的回应会激活</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安全焦虑</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记忆（如温州动车事故等集体记忆）。地铁类事件超时回应的负面扩散速度是高速事件的</w:t>
      </w:r>
      <w:r w:rsidRPr="0010005D">
        <w:rPr>
          <w:rFonts w:ascii="Times New Roman" w:eastAsia="宋体" w:hAnsi="Times New Roman" w:cs="仿宋_GB2312" w:hint="eastAsia"/>
          <w:bCs/>
        </w:rPr>
        <w:t>1.7</w:t>
      </w:r>
      <w:r w:rsidRPr="0010005D">
        <w:rPr>
          <w:rFonts w:ascii="Times New Roman" w:eastAsia="宋体" w:hAnsi="Times New Roman" w:cs="仿宋_GB2312" w:hint="eastAsia"/>
          <w:bCs/>
        </w:rPr>
        <w:t>倍，因通勤场景具有日常性威胁特征。</w:t>
      </w:r>
    </w:p>
    <w:p w14:paraId="534B555B"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交通作为准公共服务，公众对其回应存在</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情感补偿预期</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。纯技术表述（如</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调度系统异常</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）会被解读为漠视生命价值，需植入</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痛心</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致歉</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等情感标记才能降低</w:t>
      </w:r>
      <w:r w:rsidRPr="0010005D">
        <w:rPr>
          <w:rFonts w:ascii="Times New Roman" w:eastAsia="宋体" w:hAnsi="Times New Roman" w:cs="仿宋_GB2312" w:hint="eastAsia"/>
          <w:bCs/>
        </w:rPr>
        <w:t>37%</w:t>
      </w:r>
      <w:r w:rsidRPr="0010005D">
        <w:rPr>
          <w:rFonts w:ascii="Times New Roman" w:eastAsia="宋体" w:hAnsi="Times New Roman" w:cs="仿宋_GB2312" w:hint="eastAsia"/>
          <w:bCs/>
        </w:rPr>
        <w:t>的对抗性解读。</w:t>
      </w:r>
    </w:p>
    <w:p w14:paraId="0C166E9C"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交通领域</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系统升级</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类表述需配套物理证据（如更换设备批次号、第三方检测报告）。缺乏可验证性的整改承诺会使二次舆情爆发概率增加</w:t>
      </w:r>
      <w:r w:rsidRPr="0010005D">
        <w:rPr>
          <w:rFonts w:ascii="Times New Roman" w:eastAsia="宋体" w:hAnsi="Times New Roman" w:cs="仿宋_GB2312" w:hint="eastAsia"/>
          <w:bCs/>
        </w:rPr>
        <w:t>4.2</w:t>
      </w:r>
      <w:r w:rsidRPr="0010005D">
        <w:rPr>
          <w:rFonts w:ascii="Times New Roman" w:eastAsia="宋体" w:hAnsi="Times New Roman" w:cs="仿宋_GB2312" w:hint="eastAsia"/>
          <w:bCs/>
        </w:rPr>
        <w:t>倍，因公众会关联过往</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承诺落空</w:t>
      </w:r>
      <w:r w:rsidRPr="0010005D">
        <w:rPr>
          <w:rFonts w:ascii="Times New Roman" w:eastAsia="宋体" w:hAnsi="Times New Roman" w:cs="仿宋_GB2312" w:hint="eastAsia"/>
          <w:bCs/>
        </w:rPr>
        <w:t>"</w:t>
      </w:r>
      <w:r w:rsidRPr="0010005D">
        <w:rPr>
          <w:rFonts w:ascii="Times New Roman" w:eastAsia="宋体" w:hAnsi="Times New Roman" w:cs="仿宋_GB2312" w:hint="eastAsia"/>
          <w:bCs/>
        </w:rPr>
        <w:t>案例（如某地铁漏水事件反复复发）。</w:t>
      </w:r>
    </w:p>
    <w:p w14:paraId="539E1563"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lastRenderedPageBreak/>
        <w:t>在责任模糊事件中，数据矛盾（如监控时长与通报不符）会使单平台话题阅读量提升</w:t>
      </w:r>
      <w:r w:rsidRPr="0010005D">
        <w:rPr>
          <w:rFonts w:ascii="Times New Roman" w:eastAsia="宋体" w:hAnsi="Times New Roman" w:cs="仿宋_GB2312" w:hint="eastAsia"/>
          <w:bCs/>
        </w:rPr>
        <w:t>580%</w:t>
      </w:r>
      <w:r w:rsidRPr="0010005D">
        <w:rPr>
          <w:rFonts w:ascii="Times New Roman" w:eastAsia="宋体" w:hAnsi="Times New Roman" w:cs="仿宋_GB2312" w:hint="eastAsia"/>
          <w:bCs/>
        </w:rPr>
        <w:t>，但本身不独立触发舆情，需依赖前</w:t>
      </w:r>
      <w:proofErr w:type="gramStart"/>
      <w:r w:rsidRPr="0010005D">
        <w:rPr>
          <w:rFonts w:ascii="Times New Roman" w:eastAsia="宋体" w:hAnsi="Times New Roman" w:cs="仿宋_GB2312" w:hint="eastAsia"/>
          <w:bCs/>
        </w:rPr>
        <w:t>序因素</w:t>
      </w:r>
      <w:proofErr w:type="gramEnd"/>
      <w:r w:rsidRPr="0010005D">
        <w:rPr>
          <w:rFonts w:ascii="Times New Roman" w:eastAsia="宋体" w:hAnsi="Times New Roman" w:cs="仿宋_GB2312" w:hint="eastAsia"/>
          <w:bCs/>
        </w:rPr>
        <w:t>已制造的信任缺口。</w:t>
      </w:r>
    </w:p>
    <w:p w14:paraId="72A75213" w14:textId="77777777" w:rsidR="00527DAD" w:rsidRPr="0010005D" w:rsidRDefault="00527DAD" w:rsidP="00527DAD">
      <w:pPr>
        <w:spacing w:line="360" w:lineRule="auto"/>
        <w:ind w:firstLineChars="200" w:firstLine="482"/>
        <w:rPr>
          <w:rFonts w:ascii="Times New Roman" w:eastAsia="宋体" w:hAnsi="Times New Roman" w:cs="仿宋_GB2312"/>
          <w:b/>
        </w:rPr>
      </w:pPr>
      <w:r w:rsidRPr="0010005D">
        <w:rPr>
          <w:rFonts w:ascii="Times New Roman" w:eastAsia="宋体" w:hAnsi="Times New Roman" w:cs="宋体" w:hint="eastAsia"/>
          <w:b/>
        </w:rPr>
        <w:t>五</w:t>
      </w:r>
      <w:r w:rsidRPr="0010005D">
        <w:rPr>
          <w:rFonts w:ascii="Times New Roman" w:eastAsia="宋体" w:hAnsi="Times New Roman" w:cs="___WRD_EMBED_SUB_47" w:hint="eastAsia"/>
          <w:b/>
        </w:rPr>
        <w:t>、结论与建议</w:t>
      </w:r>
    </w:p>
    <w:p w14:paraId="18049E50"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综合本报告的分析</w:t>
      </w:r>
      <w:proofErr w:type="gramStart"/>
      <w:r w:rsidRPr="0010005D">
        <w:rPr>
          <w:rFonts w:ascii="Times New Roman" w:eastAsia="宋体" w:hAnsi="Times New Roman" w:cs="仿宋_GB2312" w:hint="eastAsia"/>
          <w:bCs/>
        </w:rPr>
        <w:t>研</w:t>
      </w:r>
      <w:proofErr w:type="gramEnd"/>
      <w:r w:rsidRPr="0010005D">
        <w:rPr>
          <w:rFonts w:ascii="Times New Roman" w:eastAsia="宋体" w:hAnsi="Times New Roman" w:cs="仿宋_GB2312" w:hint="eastAsia"/>
          <w:bCs/>
        </w:rPr>
        <w:t>判，</w:t>
      </w:r>
      <w:r w:rsidRPr="0010005D">
        <w:rPr>
          <w:rFonts w:ascii="Times New Roman" w:eastAsia="宋体" w:hAnsi="Times New Roman" w:cs="仿宋_GB2312" w:hint="eastAsia"/>
          <w:bCs/>
        </w:rPr>
        <w:t>2022</w:t>
      </w:r>
      <w:r w:rsidRPr="0010005D">
        <w:rPr>
          <w:rFonts w:ascii="Times New Roman" w:eastAsia="宋体" w:hAnsi="Times New Roman" w:cs="仿宋_GB2312" w:hint="eastAsia"/>
          <w:bCs/>
        </w:rPr>
        <w:t>年至</w:t>
      </w:r>
      <w:r w:rsidRPr="0010005D">
        <w:rPr>
          <w:rFonts w:ascii="Times New Roman" w:eastAsia="宋体" w:hAnsi="Times New Roman" w:cs="仿宋_GB2312" w:hint="eastAsia"/>
          <w:bCs/>
        </w:rPr>
        <w:t>2025</w:t>
      </w:r>
      <w:r w:rsidRPr="0010005D">
        <w:rPr>
          <w:rFonts w:ascii="Times New Roman" w:eastAsia="宋体" w:hAnsi="Times New Roman" w:cs="仿宋_GB2312" w:hint="eastAsia"/>
          <w:bCs/>
        </w:rPr>
        <w:t>年间，中国交通舆情生态呈现出深刻的结构性变迁。首先，舆情议题的重心正从传统安全事故向“微观治理”领域快速转移。尽管公路、水路等领域仍以安全生产为焦点，但在轨道交通和航空领域，服务细节、规则公平与乘客冲突已成为舆情的核心策源地，标志着公众关切点已从“硬件建设”转向“软件服务”。</w:t>
      </w:r>
    </w:p>
    <w:p w14:paraId="043A1CD6"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其次，舆情传播呈现“平台分化”与“跨域联动”并存的复杂态势。</w:t>
      </w:r>
      <w:proofErr w:type="gramStart"/>
      <w:r w:rsidRPr="0010005D">
        <w:rPr>
          <w:rFonts w:ascii="Times New Roman" w:eastAsia="宋体" w:hAnsi="Times New Roman" w:cs="仿宋_GB2312" w:hint="eastAsia"/>
          <w:bCs/>
        </w:rPr>
        <w:t>微博作为</w:t>
      </w:r>
      <w:proofErr w:type="gramEnd"/>
      <w:r w:rsidRPr="0010005D">
        <w:rPr>
          <w:rFonts w:ascii="Times New Roman" w:eastAsia="宋体" w:hAnsi="Times New Roman" w:cs="仿宋_GB2312" w:hint="eastAsia"/>
          <w:bCs/>
        </w:rPr>
        <w:t>首发阵地的地位依然稳固，但不同行业的舆情生态各异。同时，高达</w:t>
      </w:r>
      <w:r w:rsidRPr="0010005D">
        <w:rPr>
          <w:rFonts w:ascii="Times New Roman" w:eastAsia="宋体" w:hAnsi="Times New Roman" w:cs="仿宋_GB2312" w:hint="eastAsia"/>
          <w:bCs/>
        </w:rPr>
        <w:t>42.0%</w:t>
      </w:r>
      <w:r w:rsidRPr="0010005D">
        <w:rPr>
          <w:rFonts w:ascii="Times New Roman" w:eastAsia="宋体" w:hAnsi="Times New Roman" w:cs="仿宋_GB2312" w:hint="eastAsia"/>
          <w:bCs/>
        </w:rPr>
        <w:t>的事件诱发次生舆情，技术恐慌、规则争议和情绪化标签（如性别、安全）极易在不同交通领域间形成“共振”与“传导”，对治理构成了系统性挑战。</w:t>
      </w:r>
    </w:p>
    <w:p w14:paraId="4470F2F1"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最后，交通系统的危机应对能力呈现“事理有余，情理不足”的结构性短板。各部门在回应时效（“黄金</w:t>
      </w:r>
      <w:r w:rsidRPr="0010005D">
        <w:rPr>
          <w:rFonts w:ascii="Times New Roman" w:eastAsia="宋体" w:hAnsi="Times New Roman" w:cs="仿宋_GB2312" w:hint="eastAsia"/>
          <w:bCs/>
        </w:rPr>
        <w:t>2</w:t>
      </w:r>
      <w:r w:rsidRPr="0010005D">
        <w:rPr>
          <w:rFonts w:ascii="Times New Roman" w:eastAsia="宋体" w:hAnsi="Times New Roman" w:cs="仿宋_GB2312" w:hint="eastAsia"/>
          <w:bCs/>
        </w:rPr>
        <w:t>小时”）和事实澄清上已具备较强能力，但处置效果的“天花板”清晰可见。回归分析证实，“定责模糊度”与“情感表达缺失”是导致舆情升级的首要因素。</w:t>
      </w:r>
    </w:p>
    <w:p w14:paraId="3C24E00B" w14:textId="77777777" w:rsidR="00527DAD" w:rsidRPr="0010005D" w:rsidRDefault="00527DAD" w:rsidP="00527DAD">
      <w:pPr>
        <w:spacing w:line="360" w:lineRule="auto"/>
        <w:ind w:firstLineChars="200" w:firstLine="480"/>
        <w:rPr>
          <w:rFonts w:ascii="Times New Roman" w:eastAsia="宋体" w:hAnsi="Times New Roman" w:cs="仿宋_GB2312"/>
          <w:bCs/>
        </w:rPr>
      </w:pPr>
      <w:r w:rsidRPr="0010005D">
        <w:rPr>
          <w:rFonts w:ascii="Times New Roman" w:eastAsia="宋体" w:hAnsi="Times New Roman" w:cs="仿宋_GB2312" w:hint="eastAsia"/>
          <w:bCs/>
        </w:rPr>
        <w:t>基于此，本报告建议，未来交通舆情治理必须实现两大转型：一是在议题管理上，从“安全底线”思维转向“服务体验”与“规则公平”并重，前置管理服务类风险。二是在危机应对上，从“事实澄清”转向“事心双解”，在发布权威信息的同时，必须同步强化情感关怀与责任担当，以人文关怀弥合信任缺口，实现舆论的真正平息。</w:t>
      </w:r>
    </w:p>
    <w:p w14:paraId="1BFD82BC" w14:textId="77777777" w:rsidR="00745AEB" w:rsidRPr="0010005D" w:rsidRDefault="00745AEB">
      <w:pPr>
        <w:rPr>
          <w:rFonts w:ascii="Times New Roman" w:eastAsia="宋体" w:hAnsi="Times New Roman"/>
        </w:rPr>
      </w:pPr>
    </w:p>
    <w:sectPr w:rsidR="00745AEB" w:rsidRPr="0010005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方正仿宋_GB2312">
    <w:altName w:val="微软雅黑"/>
    <w:charset w:val="86"/>
    <w:family w:val="auto"/>
    <w:pitch w:val="default"/>
    <w:sig w:usb0="A00002BF" w:usb1="184F6CFA" w:usb2="00000012"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ingFang SC">
    <w:altName w:val="宋体"/>
    <w:charset w:val="86"/>
    <w:family w:val="auto"/>
    <w:pitch w:val="default"/>
    <w:sig w:usb0="00000000" w:usb1="00000000" w:usb2="00000017" w:usb3="00000000" w:csb0="00040001" w:csb1="00000000"/>
  </w:font>
  <w:font w:name="Helvetica Neue">
    <w:altName w:val="Times New Roman"/>
    <w:charset w:val="00"/>
    <w:family w:val="auto"/>
    <w:pitch w:val="default"/>
    <w:sig w:usb0="00000000" w:usb1="00000000" w:usb2="00000010" w:usb3="00000000" w:csb0="00000000"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00"/>
    <w:family w:val="auto"/>
    <w:pitch w:val="default"/>
  </w:font>
  <w:font w:name="___WRD_EMBED_SUB_47">
    <w:altName w:val="微软雅黑"/>
    <w:charset w:val="86"/>
    <w:family w:val="auto"/>
    <w:pitch w:val="default"/>
    <w:sig w:usb0="00000203" w:usb1="288F0000" w:usb2="00000006" w:usb3="00000000" w:csb0="00040001" w:csb1="00000000"/>
  </w:font>
  <w:font w:name="Segoe UI">
    <w:panose1 w:val="020B0502040204020203"/>
    <w:charset w:val="00"/>
    <w:family w:val="swiss"/>
    <w:pitch w:val="variable"/>
    <w:sig w:usb0="E4002EFF" w:usb1="C000E47F"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03FA645"/>
    <w:multiLevelType w:val="multilevel"/>
    <w:tmpl w:val="A03FA645"/>
    <w:lvl w:ilvl="0">
      <w:start w:val="1"/>
      <w:numFmt w:val="decimal"/>
      <w:lvlText w:val="%1."/>
      <w:lvlJc w:val="left"/>
      <w:pPr>
        <w:ind w:left="440" w:hanging="440"/>
      </w:pPr>
      <w:rPr>
        <w:b/>
        <w:bCs/>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BA1F4127"/>
    <w:multiLevelType w:val="singleLevel"/>
    <w:tmpl w:val="BA1F4127"/>
    <w:lvl w:ilvl="0">
      <w:start w:val="1"/>
      <w:numFmt w:val="chineseCounting"/>
      <w:suff w:val="nothing"/>
      <w:lvlText w:val="（%1）"/>
      <w:lvlJc w:val="left"/>
      <w:pPr>
        <w:ind w:left="0" w:firstLine="0"/>
      </w:pPr>
      <w:rPr>
        <w:rFonts w:hint="eastAsia"/>
      </w:rPr>
    </w:lvl>
  </w:abstractNum>
  <w:abstractNum w:abstractNumId="2" w15:restartNumberingAfterBreak="0">
    <w:nsid w:val="BBF83589"/>
    <w:multiLevelType w:val="singleLevel"/>
    <w:tmpl w:val="BBF83589"/>
    <w:lvl w:ilvl="0">
      <w:start w:val="1"/>
      <w:numFmt w:val="decimal"/>
      <w:lvlText w:val="(%1)"/>
      <w:lvlJc w:val="left"/>
      <w:pPr>
        <w:ind w:left="425" w:hanging="425"/>
      </w:pPr>
      <w:rPr>
        <w:rFonts w:hint="default"/>
      </w:rPr>
    </w:lvl>
  </w:abstractNum>
  <w:abstractNum w:abstractNumId="3" w15:restartNumberingAfterBreak="0">
    <w:nsid w:val="C181BEA2"/>
    <w:multiLevelType w:val="singleLevel"/>
    <w:tmpl w:val="C181BEA2"/>
    <w:lvl w:ilvl="0">
      <w:start w:val="1"/>
      <w:numFmt w:val="decimal"/>
      <w:lvlText w:val="%1."/>
      <w:lvlJc w:val="left"/>
      <w:pPr>
        <w:tabs>
          <w:tab w:val="left" w:pos="312"/>
        </w:tabs>
      </w:pPr>
    </w:lvl>
  </w:abstractNum>
  <w:abstractNum w:abstractNumId="4" w15:restartNumberingAfterBreak="0">
    <w:nsid w:val="C7F6808B"/>
    <w:multiLevelType w:val="singleLevel"/>
    <w:tmpl w:val="C7F6808B"/>
    <w:lvl w:ilvl="0">
      <w:start w:val="1"/>
      <w:numFmt w:val="decimal"/>
      <w:suff w:val="space"/>
      <w:lvlText w:val="（%1）"/>
      <w:lvlJc w:val="left"/>
    </w:lvl>
  </w:abstractNum>
  <w:abstractNum w:abstractNumId="5" w15:restartNumberingAfterBreak="0">
    <w:nsid w:val="C878D9FE"/>
    <w:multiLevelType w:val="singleLevel"/>
    <w:tmpl w:val="C878D9FE"/>
    <w:lvl w:ilvl="0">
      <w:start w:val="1"/>
      <w:numFmt w:val="chineseCounting"/>
      <w:suff w:val="nothing"/>
      <w:lvlText w:val="（%1）"/>
      <w:lvlJc w:val="left"/>
      <w:pPr>
        <w:ind w:left="0" w:firstLine="0"/>
      </w:pPr>
      <w:rPr>
        <w:rFonts w:hint="eastAsia"/>
      </w:rPr>
    </w:lvl>
  </w:abstractNum>
  <w:abstractNum w:abstractNumId="6" w15:restartNumberingAfterBreak="0">
    <w:nsid w:val="F3344D2C"/>
    <w:multiLevelType w:val="singleLevel"/>
    <w:tmpl w:val="F3344D2C"/>
    <w:lvl w:ilvl="0">
      <w:start w:val="1"/>
      <w:numFmt w:val="chineseCounting"/>
      <w:suff w:val="nothing"/>
      <w:lvlText w:val="（%1）"/>
      <w:lvlJc w:val="left"/>
      <w:rPr>
        <w:rFonts w:hint="eastAsia"/>
      </w:rPr>
    </w:lvl>
  </w:abstractNum>
  <w:abstractNum w:abstractNumId="7" w15:restartNumberingAfterBreak="0">
    <w:nsid w:val="F7A13C52"/>
    <w:multiLevelType w:val="singleLevel"/>
    <w:tmpl w:val="F7A13C52"/>
    <w:lvl w:ilvl="0">
      <w:start w:val="1"/>
      <w:numFmt w:val="chineseCounting"/>
      <w:suff w:val="nothing"/>
      <w:lvlText w:val="（%1）"/>
      <w:lvlJc w:val="left"/>
      <w:pPr>
        <w:ind w:left="0" w:firstLine="0"/>
      </w:pPr>
      <w:rPr>
        <w:rFonts w:hint="eastAsia"/>
      </w:rPr>
    </w:lvl>
  </w:abstractNum>
  <w:abstractNum w:abstractNumId="8" w15:restartNumberingAfterBreak="0">
    <w:nsid w:val="F8339EEC"/>
    <w:multiLevelType w:val="singleLevel"/>
    <w:tmpl w:val="F8339EEC"/>
    <w:lvl w:ilvl="0">
      <w:start w:val="1"/>
      <w:numFmt w:val="chineseCounting"/>
      <w:suff w:val="space"/>
      <w:lvlText w:val="%1、"/>
      <w:lvlJc w:val="left"/>
      <w:rPr>
        <w:rFonts w:hint="eastAsia"/>
      </w:rPr>
    </w:lvl>
  </w:abstractNum>
  <w:abstractNum w:abstractNumId="9" w15:restartNumberingAfterBreak="0">
    <w:nsid w:val="FBD48745"/>
    <w:multiLevelType w:val="singleLevel"/>
    <w:tmpl w:val="FBD48745"/>
    <w:lvl w:ilvl="0">
      <w:start w:val="1"/>
      <w:numFmt w:val="decimal"/>
      <w:suff w:val="space"/>
      <w:lvlText w:val="%1."/>
      <w:lvlJc w:val="left"/>
    </w:lvl>
  </w:abstractNum>
  <w:abstractNum w:abstractNumId="10" w15:restartNumberingAfterBreak="0">
    <w:nsid w:val="04D97B72"/>
    <w:multiLevelType w:val="singleLevel"/>
    <w:tmpl w:val="04D97B72"/>
    <w:lvl w:ilvl="0">
      <w:start w:val="1"/>
      <w:numFmt w:val="chineseCounting"/>
      <w:suff w:val="nothing"/>
      <w:lvlText w:val="（%1）"/>
      <w:lvlJc w:val="left"/>
      <w:pPr>
        <w:ind w:left="0" w:firstLine="0"/>
      </w:pPr>
      <w:rPr>
        <w:rFonts w:hint="eastAsia"/>
      </w:rPr>
    </w:lvl>
  </w:abstractNum>
  <w:abstractNum w:abstractNumId="11" w15:restartNumberingAfterBreak="0">
    <w:nsid w:val="05A54C1F"/>
    <w:multiLevelType w:val="multilevel"/>
    <w:tmpl w:val="05A54C1F"/>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2" w15:restartNumberingAfterBreak="0">
    <w:nsid w:val="0CE3918F"/>
    <w:multiLevelType w:val="singleLevel"/>
    <w:tmpl w:val="0CE3918F"/>
    <w:lvl w:ilvl="0">
      <w:start w:val="1"/>
      <w:numFmt w:val="chineseCounting"/>
      <w:suff w:val="nothing"/>
      <w:lvlText w:val="（%1）"/>
      <w:lvlJc w:val="left"/>
      <w:pPr>
        <w:ind w:left="0" w:firstLine="0"/>
      </w:pPr>
      <w:rPr>
        <w:rFonts w:hint="eastAsia"/>
      </w:rPr>
    </w:lvl>
  </w:abstractNum>
  <w:abstractNum w:abstractNumId="13" w15:restartNumberingAfterBreak="0">
    <w:nsid w:val="1AC66D4D"/>
    <w:multiLevelType w:val="singleLevel"/>
    <w:tmpl w:val="1AC66D4D"/>
    <w:lvl w:ilvl="0">
      <w:start w:val="1"/>
      <w:numFmt w:val="chineseCounting"/>
      <w:suff w:val="nothing"/>
      <w:lvlText w:val="（%1）"/>
      <w:lvlJc w:val="left"/>
      <w:pPr>
        <w:ind w:left="0" w:firstLine="0"/>
      </w:pPr>
      <w:rPr>
        <w:rFonts w:hint="eastAsia"/>
      </w:rPr>
    </w:lvl>
  </w:abstractNum>
  <w:abstractNum w:abstractNumId="14" w15:restartNumberingAfterBreak="0">
    <w:nsid w:val="21BC5501"/>
    <w:multiLevelType w:val="multilevel"/>
    <w:tmpl w:val="21BC5501"/>
    <w:lvl w:ilvl="0">
      <w:start w:val="1"/>
      <w:numFmt w:val="chineseCountingThousand"/>
      <w:lvlText w:val="%1、"/>
      <w:lvlJc w:val="left"/>
      <w:pPr>
        <w:ind w:left="440" w:hanging="440"/>
      </w:pPr>
    </w:lvl>
    <w:lvl w:ilvl="1">
      <w:start w:val="1"/>
      <w:numFmt w:val="japaneseCounting"/>
      <w:lvlText w:val="（%2）"/>
      <w:lvlJc w:val="left"/>
      <w:pPr>
        <w:ind w:left="1633" w:hanging="1193"/>
      </w:pPr>
      <w:rPr>
        <w:rFonts w:asciiTheme="majorHAnsi" w:eastAsiaTheme="majorEastAsia" w:hAnsiTheme="majorHAnsi" w:hint="default"/>
        <w:sz w:val="40"/>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5" w15:restartNumberingAfterBreak="0">
    <w:nsid w:val="23D15342"/>
    <w:multiLevelType w:val="multilevel"/>
    <w:tmpl w:val="23D15342"/>
    <w:lvl w:ilvl="0">
      <w:start w:val="1"/>
      <w:numFmt w:val="decimal"/>
      <w:pStyle w:val="4"/>
      <w:lvlText w:val="%1."/>
      <w:lvlJc w:val="left"/>
      <w:pPr>
        <w:ind w:left="440" w:hanging="440"/>
      </w:pPr>
      <w:rPr>
        <w:b/>
        <w:bCs/>
        <w:sz w:val="30"/>
        <w:szCs w:val="3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267FFD41"/>
    <w:multiLevelType w:val="singleLevel"/>
    <w:tmpl w:val="267FFD41"/>
    <w:lvl w:ilvl="0">
      <w:start w:val="1"/>
      <w:numFmt w:val="chineseCounting"/>
      <w:pStyle w:val="3"/>
      <w:suff w:val="nothing"/>
      <w:lvlText w:val="（%1）"/>
      <w:lvlJc w:val="left"/>
      <w:pPr>
        <w:ind w:left="0" w:firstLine="0"/>
      </w:pPr>
      <w:rPr>
        <w:rFonts w:hint="eastAsia"/>
      </w:rPr>
    </w:lvl>
  </w:abstractNum>
  <w:abstractNum w:abstractNumId="17" w15:restartNumberingAfterBreak="0">
    <w:nsid w:val="27A88165"/>
    <w:multiLevelType w:val="singleLevel"/>
    <w:tmpl w:val="27A88165"/>
    <w:lvl w:ilvl="0">
      <w:start w:val="1"/>
      <w:numFmt w:val="chineseCounting"/>
      <w:suff w:val="nothing"/>
      <w:lvlText w:val="（%1）"/>
      <w:lvlJc w:val="left"/>
      <w:pPr>
        <w:ind w:left="0" w:firstLine="0"/>
      </w:pPr>
      <w:rPr>
        <w:rFonts w:hint="eastAsia"/>
      </w:rPr>
    </w:lvl>
  </w:abstractNum>
  <w:abstractNum w:abstractNumId="18" w15:restartNumberingAfterBreak="0">
    <w:nsid w:val="2E691BB7"/>
    <w:multiLevelType w:val="multilevel"/>
    <w:tmpl w:val="2E691BB7"/>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9" w15:restartNumberingAfterBreak="0">
    <w:nsid w:val="3528C04B"/>
    <w:multiLevelType w:val="singleLevel"/>
    <w:tmpl w:val="3528C04B"/>
    <w:lvl w:ilvl="0">
      <w:start w:val="5"/>
      <w:numFmt w:val="chineseCounting"/>
      <w:lvlText w:val="%1."/>
      <w:lvlJc w:val="left"/>
      <w:pPr>
        <w:tabs>
          <w:tab w:val="left" w:pos="312"/>
        </w:tabs>
      </w:pPr>
      <w:rPr>
        <w:rFonts w:hint="eastAsia"/>
      </w:rPr>
    </w:lvl>
  </w:abstractNum>
  <w:abstractNum w:abstractNumId="20" w15:restartNumberingAfterBreak="0">
    <w:nsid w:val="3D871634"/>
    <w:multiLevelType w:val="multilevel"/>
    <w:tmpl w:val="3D871634"/>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480DBD5B"/>
    <w:multiLevelType w:val="singleLevel"/>
    <w:tmpl w:val="480DBD5B"/>
    <w:lvl w:ilvl="0">
      <w:start w:val="1"/>
      <w:numFmt w:val="decimal"/>
      <w:suff w:val="space"/>
      <w:lvlText w:val="%1."/>
      <w:lvlJc w:val="left"/>
    </w:lvl>
  </w:abstractNum>
  <w:abstractNum w:abstractNumId="22" w15:restartNumberingAfterBreak="0">
    <w:nsid w:val="4BEA27FA"/>
    <w:multiLevelType w:val="multilevel"/>
    <w:tmpl w:val="4BEA27FA"/>
    <w:lvl w:ilvl="0">
      <w:start w:val="1"/>
      <w:numFmt w:val="japaneseCounting"/>
      <w:lvlText w:val="%1、"/>
      <w:lvlJc w:val="left"/>
      <w:pPr>
        <w:ind w:left="720" w:hanging="72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3" w15:restartNumberingAfterBreak="0">
    <w:nsid w:val="4CFC5EC7"/>
    <w:multiLevelType w:val="singleLevel"/>
    <w:tmpl w:val="4CFC5EC7"/>
    <w:lvl w:ilvl="0">
      <w:start w:val="1"/>
      <w:numFmt w:val="chineseCounting"/>
      <w:suff w:val="nothing"/>
      <w:lvlText w:val="（%1）"/>
      <w:lvlJc w:val="left"/>
      <w:pPr>
        <w:ind w:left="0" w:firstLine="0"/>
      </w:pPr>
      <w:rPr>
        <w:rFonts w:hint="eastAsia"/>
      </w:rPr>
    </w:lvl>
  </w:abstractNum>
  <w:abstractNum w:abstractNumId="24" w15:restartNumberingAfterBreak="0">
    <w:nsid w:val="5089F8D5"/>
    <w:multiLevelType w:val="singleLevel"/>
    <w:tmpl w:val="5089F8D5"/>
    <w:lvl w:ilvl="0">
      <w:start w:val="1"/>
      <w:numFmt w:val="chineseCounting"/>
      <w:suff w:val="nothing"/>
      <w:lvlText w:val="（%1）"/>
      <w:lvlJc w:val="left"/>
      <w:pPr>
        <w:ind w:left="0" w:firstLine="0"/>
      </w:pPr>
      <w:rPr>
        <w:rFonts w:hint="eastAsia"/>
      </w:rPr>
    </w:lvl>
  </w:abstractNum>
  <w:abstractNum w:abstractNumId="25" w15:restartNumberingAfterBreak="0">
    <w:nsid w:val="63C82C27"/>
    <w:multiLevelType w:val="multilevel"/>
    <w:tmpl w:val="63C82C27"/>
    <w:lvl w:ilvl="0">
      <w:start w:val="1"/>
      <w:numFmt w:val="chineseCountingThousand"/>
      <w:lvlText w:val="(%1)"/>
      <w:lvlJc w:val="left"/>
      <w:pPr>
        <w:ind w:left="440" w:hanging="440"/>
      </w:pPr>
      <w:rPr>
        <w:color w:val="000000" w:themeColor="text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6" w15:restartNumberingAfterBreak="0">
    <w:nsid w:val="76F67CCF"/>
    <w:multiLevelType w:val="multilevel"/>
    <w:tmpl w:val="76F67CCF"/>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16"/>
  </w:num>
  <w:num w:numId="2">
    <w:abstractNumId w:val="15"/>
  </w:num>
  <w:num w:numId="3">
    <w:abstractNumId w:val="21"/>
  </w:num>
  <w:num w:numId="4">
    <w:abstractNumId w:val="6"/>
  </w:num>
  <w:num w:numId="5">
    <w:abstractNumId w:val="9"/>
  </w:num>
  <w:num w:numId="6">
    <w:abstractNumId w:val="3"/>
  </w:num>
  <w:num w:numId="7">
    <w:abstractNumId w:val="4"/>
  </w:num>
  <w:num w:numId="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num>
  <w:num w:numId="1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5"/>
  </w:num>
  <w:num w:numId="16">
    <w:abstractNumId w:val="17"/>
  </w:num>
  <w:num w:numId="17">
    <w:abstractNumId w:val="12"/>
  </w:num>
  <w:num w:numId="18">
    <w:abstractNumId w:val="23"/>
  </w:num>
  <w:num w:numId="19">
    <w:abstractNumId w:val="13"/>
  </w:num>
  <w:num w:numId="20">
    <w:abstractNumId w:val="24"/>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0"/>
  </w:num>
  <w:num w:numId="24">
    <w:abstractNumId w:val="8"/>
  </w:num>
  <w:num w:numId="25">
    <w:abstractNumId w:val="19"/>
  </w:num>
  <w:num w:numId="26">
    <w:abstractNumId w:val="22"/>
  </w:num>
  <w:num w:numId="27">
    <w:abstractNumId w:val="14"/>
  </w:num>
  <w:num w:numId="28">
    <w:abstractNumId w:val="25"/>
  </w:num>
  <w:num w:numId="29">
    <w:abstractNumId w:val="11"/>
  </w:num>
  <w:num w:numId="30">
    <w:abstractNumId w:val="26"/>
  </w:num>
  <w:num w:numId="31">
    <w:abstractNumId w:val="18"/>
  </w:num>
  <w:num w:numId="32">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u, Linsen">
    <w15:presenceInfo w15:providerId="None" w15:userId="Su, Lins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AD"/>
    <w:rsid w:val="0010005D"/>
    <w:rsid w:val="00206380"/>
    <w:rsid w:val="00247186"/>
    <w:rsid w:val="0027211A"/>
    <w:rsid w:val="00527DAD"/>
    <w:rsid w:val="00745AEB"/>
    <w:rsid w:val="00844465"/>
    <w:rsid w:val="00E81E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C1A6B"/>
  <w15:chartTrackingRefBased/>
  <w15:docId w15:val="{B69757EB-B4FD-4D0E-ADC6-B7F6B7DCB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7DAD"/>
    <w:pPr>
      <w:widowControl w:val="0"/>
      <w:spacing w:after="160" w:line="278" w:lineRule="auto"/>
      <w:ind w:firstLine="420"/>
    </w:pPr>
    <w:rPr>
      <w:rFonts w:ascii="方正仿宋_GB2312" w:eastAsia="方正仿宋_GB2312" w:hAnsi="方正仿宋_GB2312" w:cs="方正仿宋_GB2312"/>
      <w:sz w:val="24"/>
      <w:szCs w:val="24"/>
      <w14:ligatures w14:val="standardContextual"/>
    </w:rPr>
  </w:style>
  <w:style w:type="paragraph" w:styleId="1">
    <w:name w:val="heading 1"/>
    <w:basedOn w:val="a"/>
    <w:next w:val="a"/>
    <w:link w:val="10"/>
    <w:uiPriority w:val="9"/>
    <w:qFormat/>
    <w:rsid w:val="00527DAD"/>
    <w:pPr>
      <w:keepNext/>
      <w:keepLines/>
      <w:spacing w:before="340" w:after="330" w:line="578" w:lineRule="auto"/>
      <w:jc w:val="center"/>
      <w:outlineLvl w:val="0"/>
    </w:pPr>
    <w:rPr>
      <w:rFonts w:ascii="黑体" w:eastAsia="黑体" w:hAnsi="黑体" w:cs="黑体"/>
      <w:kern w:val="44"/>
      <w:sz w:val="32"/>
      <w:szCs w:val="32"/>
    </w:rPr>
  </w:style>
  <w:style w:type="paragraph" w:styleId="2">
    <w:name w:val="heading 2"/>
    <w:basedOn w:val="a"/>
    <w:next w:val="a"/>
    <w:link w:val="20"/>
    <w:uiPriority w:val="9"/>
    <w:unhideWhenUsed/>
    <w:qFormat/>
    <w:rsid w:val="00527DAD"/>
    <w:pPr>
      <w:keepNext/>
      <w:keepLines/>
      <w:widowControl/>
      <w:spacing w:before="160" w:after="80" w:line="360" w:lineRule="auto"/>
      <w:ind w:left="440" w:hanging="440"/>
      <w:outlineLvl w:val="1"/>
    </w:pPr>
    <w:rPr>
      <w:rFonts w:ascii="黑体" w:eastAsia="黑体" w:hAnsi="黑体" w:cs="黑体"/>
      <w:color w:val="000000" w:themeColor="text1"/>
      <w:sz w:val="28"/>
      <w:szCs w:val="28"/>
    </w:rPr>
  </w:style>
  <w:style w:type="paragraph" w:styleId="3">
    <w:name w:val="heading 3"/>
    <w:basedOn w:val="a"/>
    <w:next w:val="a"/>
    <w:link w:val="30"/>
    <w:unhideWhenUsed/>
    <w:qFormat/>
    <w:rsid w:val="00527DAD"/>
    <w:pPr>
      <w:keepNext/>
      <w:keepLines/>
      <w:numPr>
        <w:numId w:val="1"/>
      </w:numPr>
      <w:spacing w:before="94" w:line="240" w:lineRule="auto"/>
      <w:outlineLvl w:val="2"/>
    </w:pPr>
    <w:rPr>
      <w:b/>
      <w:bCs/>
      <w:sz w:val="28"/>
      <w:szCs w:val="28"/>
    </w:rPr>
  </w:style>
  <w:style w:type="paragraph" w:styleId="4">
    <w:name w:val="heading 4"/>
    <w:basedOn w:val="a"/>
    <w:next w:val="a"/>
    <w:link w:val="40"/>
    <w:unhideWhenUsed/>
    <w:qFormat/>
    <w:rsid w:val="00527DAD"/>
    <w:pPr>
      <w:keepNext/>
      <w:keepLines/>
      <w:numPr>
        <w:numId w:val="2"/>
      </w:numPr>
      <w:spacing w:before="280" w:after="290" w:line="240" w:lineRule="auto"/>
      <w:outlineLvl w:val="3"/>
    </w:pPr>
    <w:rPr>
      <w:b/>
      <w:sz w:val="28"/>
    </w:rPr>
  </w:style>
  <w:style w:type="paragraph" w:styleId="5">
    <w:name w:val="heading 5"/>
    <w:basedOn w:val="a"/>
    <w:next w:val="a"/>
    <w:link w:val="50"/>
    <w:unhideWhenUsed/>
    <w:qFormat/>
    <w:rsid w:val="00527DAD"/>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27DAD"/>
    <w:rPr>
      <w:rFonts w:ascii="黑体" w:eastAsia="黑体" w:hAnsi="黑体" w:cs="黑体"/>
      <w:kern w:val="44"/>
      <w:sz w:val="32"/>
      <w:szCs w:val="32"/>
      <w14:ligatures w14:val="standardContextual"/>
    </w:rPr>
  </w:style>
  <w:style w:type="character" w:customStyle="1" w:styleId="20">
    <w:name w:val="标题 2 字符"/>
    <w:basedOn w:val="a0"/>
    <w:link w:val="2"/>
    <w:uiPriority w:val="9"/>
    <w:qFormat/>
    <w:rsid w:val="00527DAD"/>
    <w:rPr>
      <w:rFonts w:ascii="黑体" w:eastAsia="黑体" w:hAnsi="黑体" w:cs="黑体"/>
      <w:color w:val="000000" w:themeColor="text1"/>
      <w:sz w:val="28"/>
      <w:szCs w:val="28"/>
      <w14:ligatures w14:val="standardContextual"/>
    </w:rPr>
  </w:style>
  <w:style w:type="character" w:customStyle="1" w:styleId="30">
    <w:name w:val="标题 3 字符"/>
    <w:basedOn w:val="a0"/>
    <w:link w:val="3"/>
    <w:qFormat/>
    <w:rsid w:val="00527DAD"/>
    <w:rPr>
      <w:rFonts w:ascii="方正仿宋_GB2312" w:eastAsia="方正仿宋_GB2312" w:hAnsi="方正仿宋_GB2312" w:cs="方正仿宋_GB2312"/>
      <w:b/>
      <w:bCs/>
      <w:sz w:val="28"/>
      <w:szCs w:val="28"/>
      <w14:ligatures w14:val="standardContextual"/>
    </w:rPr>
  </w:style>
  <w:style w:type="character" w:customStyle="1" w:styleId="40">
    <w:name w:val="标题 4 字符"/>
    <w:basedOn w:val="a0"/>
    <w:link w:val="4"/>
    <w:rsid w:val="00527DAD"/>
    <w:rPr>
      <w:rFonts w:ascii="方正仿宋_GB2312" w:eastAsia="方正仿宋_GB2312" w:hAnsi="方正仿宋_GB2312" w:cs="方正仿宋_GB2312"/>
      <w:b/>
      <w:sz w:val="28"/>
      <w:szCs w:val="24"/>
      <w14:ligatures w14:val="standardContextual"/>
    </w:rPr>
  </w:style>
  <w:style w:type="character" w:customStyle="1" w:styleId="50">
    <w:name w:val="标题 5 字符"/>
    <w:basedOn w:val="a0"/>
    <w:link w:val="5"/>
    <w:rsid w:val="00527DAD"/>
    <w:rPr>
      <w:rFonts w:ascii="方正仿宋_GB2312" w:eastAsia="方正仿宋_GB2312" w:hAnsi="方正仿宋_GB2312" w:cs="方正仿宋_GB2312"/>
      <w:b/>
      <w:sz w:val="28"/>
      <w:szCs w:val="24"/>
      <w14:ligatures w14:val="standardContextual"/>
    </w:rPr>
  </w:style>
  <w:style w:type="paragraph" w:styleId="a3">
    <w:name w:val="caption"/>
    <w:basedOn w:val="a"/>
    <w:next w:val="a"/>
    <w:semiHidden/>
    <w:unhideWhenUsed/>
    <w:qFormat/>
    <w:rsid w:val="00527DAD"/>
    <w:rPr>
      <w:rFonts w:ascii="Arial" w:eastAsia="黑体" w:hAnsi="Arial"/>
    </w:rPr>
  </w:style>
  <w:style w:type="paragraph" w:styleId="a4">
    <w:name w:val="footer"/>
    <w:basedOn w:val="a"/>
    <w:link w:val="a5"/>
    <w:uiPriority w:val="99"/>
    <w:unhideWhenUsed/>
    <w:qFormat/>
    <w:rsid w:val="00527DAD"/>
    <w:pPr>
      <w:tabs>
        <w:tab w:val="center" w:pos="4153"/>
        <w:tab w:val="right" w:pos="8306"/>
      </w:tabs>
      <w:snapToGrid w:val="0"/>
    </w:pPr>
    <w:rPr>
      <w:sz w:val="18"/>
      <w:szCs w:val="18"/>
    </w:rPr>
  </w:style>
  <w:style w:type="character" w:customStyle="1" w:styleId="a5">
    <w:name w:val="页脚 字符"/>
    <w:basedOn w:val="a0"/>
    <w:link w:val="a4"/>
    <w:uiPriority w:val="99"/>
    <w:rsid w:val="00527DAD"/>
    <w:rPr>
      <w:rFonts w:ascii="方正仿宋_GB2312" w:eastAsia="方正仿宋_GB2312" w:hAnsi="方正仿宋_GB2312" w:cs="方正仿宋_GB2312"/>
      <w:sz w:val="18"/>
      <w:szCs w:val="18"/>
      <w14:ligatures w14:val="standardContextual"/>
    </w:rPr>
  </w:style>
  <w:style w:type="paragraph" w:styleId="TOC1">
    <w:name w:val="toc 1"/>
    <w:basedOn w:val="a"/>
    <w:next w:val="a"/>
    <w:rsid w:val="00527DAD"/>
  </w:style>
  <w:style w:type="paragraph" w:styleId="a6">
    <w:name w:val="footnote text"/>
    <w:basedOn w:val="a"/>
    <w:link w:val="a7"/>
    <w:qFormat/>
    <w:rsid w:val="00527DAD"/>
    <w:pPr>
      <w:snapToGrid w:val="0"/>
    </w:pPr>
    <w:rPr>
      <w:sz w:val="18"/>
    </w:rPr>
  </w:style>
  <w:style w:type="character" w:customStyle="1" w:styleId="a7">
    <w:name w:val="脚注文本 字符"/>
    <w:basedOn w:val="a0"/>
    <w:link w:val="a6"/>
    <w:rsid w:val="00527DAD"/>
    <w:rPr>
      <w:rFonts w:ascii="方正仿宋_GB2312" w:eastAsia="方正仿宋_GB2312" w:hAnsi="方正仿宋_GB2312" w:cs="方正仿宋_GB2312"/>
      <w:sz w:val="18"/>
      <w:szCs w:val="24"/>
      <w14:ligatures w14:val="standardContextual"/>
    </w:rPr>
  </w:style>
  <w:style w:type="paragraph" w:styleId="a8">
    <w:name w:val="Normal (Web)"/>
    <w:basedOn w:val="a"/>
    <w:qFormat/>
    <w:rsid w:val="00527DAD"/>
    <w:pPr>
      <w:spacing w:beforeAutospacing="1" w:afterAutospacing="1"/>
    </w:pPr>
    <w:rPr>
      <w:rFonts w:cs="Times New Roman"/>
      <w:kern w:val="0"/>
    </w:rPr>
  </w:style>
  <w:style w:type="paragraph" w:styleId="a9">
    <w:name w:val="Title"/>
    <w:basedOn w:val="a"/>
    <w:next w:val="a"/>
    <w:link w:val="aa"/>
    <w:uiPriority w:val="10"/>
    <w:qFormat/>
    <w:rsid w:val="00527DAD"/>
    <w:pPr>
      <w:spacing w:after="80"/>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527DAD"/>
    <w:rPr>
      <w:rFonts w:asciiTheme="majorHAnsi" w:eastAsiaTheme="majorEastAsia" w:hAnsiTheme="majorHAnsi" w:cstheme="majorBidi"/>
      <w:spacing w:val="-10"/>
      <w:kern w:val="28"/>
      <w:sz w:val="56"/>
      <w:szCs w:val="56"/>
      <w14:ligatures w14:val="standardContextual"/>
    </w:rPr>
  </w:style>
  <w:style w:type="table" w:styleId="ab">
    <w:name w:val="Table Grid"/>
    <w:basedOn w:val="a1"/>
    <w:uiPriority w:val="39"/>
    <w:qFormat/>
    <w:rsid w:val="00527DAD"/>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sid w:val="00527DAD"/>
    <w:rPr>
      <w:color w:val="0563C1" w:themeColor="hyperlink"/>
      <w:u w:val="single"/>
    </w:rPr>
  </w:style>
  <w:style w:type="character" w:styleId="ad">
    <w:name w:val="annotation reference"/>
    <w:basedOn w:val="a0"/>
    <w:qFormat/>
    <w:rsid w:val="00527DAD"/>
    <w:rPr>
      <w:sz w:val="21"/>
      <w:szCs w:val="21"/>
    </w:rPr>
  </w:style>
  <w:style w:type="character" w:styleId="ae">
    <w:name w:val="footnote reference"/>
    <w:basedOn w:val="a0"/>
    <w:qFormat/>
    <w:rsid w:val="00527DAD"/>
    <w:rPr>
      <w:vertAlign w:val="superscript"/>
    </w:rPr>
  </w:style>
  <w:style w:type="paragraph" w:styleId="af">
    <w:name w:val="List Paragraph"/>
    <w:basedOn w:val="a"/>
    <w:uiPriority w:val="34"/>
    <w:qFormat/>
    <w:rsid w:val="00527DAD"/>
    <w:pPr>
      <w:ind w:firstLineChars="200" w:firstLine="200"/>
    </w:pPr>
  </w:style>
  <w:style w:type="paragraph" w:customStyle="1" w:styleId="af0">
    <w:name w:val="一级标题"/>
    <w:basedOn w:val="1"/>
    <w:next w:val="a"/>
    <w:qFormat/>
    <w:rsid w:val="00527DAD"/>
    <w:pPr>
      <w:spacing w:line="360" w:lineRule="auto"/>
    </w:pPr>
    <w:rPr>
      <w:rFonts w:ascii="Times New Roman" w:hAnsi="Times New Roman" w:hint="eastAsia"/>
      <w:sz w:val="36"/>
    </w:rPr>
  </w:style>
  <w:style w:type="paragraph" w:customStyle="1" w:styleId="p1">
    <w:name w:val="p1"/>
    <w:basedOn w:val="a"/>
    <w:qFormat/>
    <w:rsid w:val="00527DAD"/>
    <w:pPr>
      <w:spacing w:after="0"/>
    </w:pPr>
    <w:rPr>
      <w:rFonts w:ascii="PingFang SC" w:eastAsia="PingFang SC" w:hAnsi="PingFang SC" w:cs="Times New Roman"/>
      <w:kern w:val="0"/>
      <w:sz w:val="26"/>
      <w:szCs w:val="26"/>
    </w:rPr>
  </w:style>
  <w:style w:type="character" w:customStyle="1" w:styleId="s1">
    <w:name w:val="s1"/>
    <w:basedOn w:val="a0"/>
    <w:qFormat/>
    <w:rsid w:val="00527DAD"/>
    <w:rPr>
      <w:rFonts w:ascii="Helvetica Neue" w:eastAsia="Helvetica Neue" w:hAnsi="Helvetica Neue" w:cs="Helvetica Neue"/>
      <w:sz w:val="26"/>
      <w:szCs w:val="26"/>
    </w:rPr>
  </w:style>
  <w:style w:type="paragraph" w:customStyle="1" w:styleId="af1">
    <w:name w:val="表格"/>
    <w:basedOn w:val="a"/>
    <w:qFormat/>
    <w:rsid w:val="00527DAD"/>
    <w:pPr>
      <w:widowControl/>
      <w:textAlignment w:val="bottom"/>
    </w:pPr>
    <w:rPr>
      <w:rFonts w:ascii="Times New Roman" w:eastAsia="宋体" w:hAnsi="Times New Roman" w:cs="Times New Roman"/>
      <w:color w:val="000000"/>
      <w:kern w:val="0"/>
      <w:sz w:val="22"/>
      <w:szCs w:val="22"/>
    </w:rPr>
  </w:style>
  <w:style w:type="table" w:customStyle="1" w:styleId="11">
    <w:name w:val="网格表 1 浅色1"/>
    <w:basedOn w:val="a1"/>
    <w:uiPriority w:val="46"/>
    <w:qFormat/>
    <w:rsid w:val="00527DAD"/>
    <w:rPr>
      <w:rFonts w:ascii="Times New Roman" w:eastAsia="宋体" w:hAnsi="Times New Roman" w:cs="Times New Roman"/>
      <w:kern w:val="0"/>
      <w:sz w:val="20"/>
      <w:szCs w:val="20"/>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f2">
    <w:name w:val="header"/>
    <w:basedOn w:val="a"/>
    <w:link w:val="af3"/>
    <w:rsid w:val="00527DAD"/>
    <w:pPr>
      <w:pBdr>
        <w:bottom w:val="single" w:sz="6" w:space="1" w:color="auto"/>
      </w:pBdr>
      <w:tabs>
        <w:tab w:val="center" w:pos="4153"/>
        <w:tab w:val="right" w:pos="8306"/>
      </w:tabs>
      <w:snapToGrid w:val="0"/>
      <w:spacing w:line="240" w:lineRule="auto"/>
      <w:jc w:val="center"/>
    </w:pPr>
    <w:rPr>
      <w:sz w:val="18"/>
      <w:szCs w:val="18"/>
    </w:rPr>
  </w:style>
  <w:style w:type="character" w:customStyle="1" w:styleId="af3">
    <w:name w:val="页眉 字符"/>
    <w:basedOn w:val="a0"/>
    <w:link w:val="af2"/>
    <w:rsid w:val="00527DAD"/>
    <w:rPr>
      <w:rFonts w:ascii="方正仿宋_GB2312" w:eastAsia="方正仿宋_GB2312" w:hAnsi="方正仿宋_GB2312" w:cs="方正仿宋_GB231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28</Pages>
  <Words>2792</Words>
  <Characters>15917</Characters>
  <Application>Microsoft Office Word</Application>
  <DocSecurity>0</DocSecurity>
  <Lines>132</Lines>
  <Paragraphs>37</Paragraphs>
  <ScaleCrop>false</ScaleCrop>
  <Company/>
  <LinksUpToDate>false</LinksUpToDate>
  <CharactersWithSpaces>18672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Linsen</dc:creator>
  <cp:keywords/>
  <dc:description/>
  <cp:lastModifiedBy>Su, Linsen</cp:lastModifiedBy>
  <cp:revision>4</cp:revision>
  <dcterms:created xsi:type="dcterms:W3CDTF">2025-11-18T03:57:00Z</dcterms:created>
  <dcterms:modified xsi:type="dcterms:W3CDTF">2025-11-18T06:52:00Z</dcterms:modified>
</cp:coreProperties>
</file>